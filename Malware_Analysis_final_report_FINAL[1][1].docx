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eastAsiaTheme="minorHAnsi" w:hAnsiTheme="majorHAnsi" w:cstheme="majorBidi"/>
          <w:color w:val="4472C4" w:themeColor="accent1"/>
          <w:szCs w:val="32"/>
          <w:lang w:val="en-IN"/>
        </w:rPr>
        <w:id w:val="1030377774"/>
        <w:docPartObj>
          <w:docPartGallery w:val="Cover Pages"/>
          <w:docPartUnique/>
        </w:docPartObj>
      </w:sdtPr>
      <w:sdtEndPr>
        <w:rPr>
          <w:rFonts w:asciiTheme="minorHAnsi" w:hAnsiTheme="minorHAnsi" w:cstheme="minorBidi"/>
          <w:color w:val="auto"/>
          <w:szCs w:val="22"/>
        </w:rPr>
      </w:sdtEndPr>
      <w:sdtContent>
        <w:p w14:paraId="607D5EE7" w14:textId="0405A730" w:rsidR="00C120FE" w:rsidRPr="002D12F3" w:rsidRDefault="00101830" w:rsidP="002D12F3">
          <w:pPr>
            <w:pStyle w:val="NoSpacing"/>
            <w:jc w:val="center"/>
            <w:rPr>
              <w:rFonts w:ascii="Times New Roman" w:hAnsi="Times New Roman" w:cs="Times New Roman"/>
              <w:b/>
              <w:sz w:val="36"/>
            </w:rPr>
          </w:pPr>
          <w:r w:rsidRPr="002D12F3">
            <w:rPr>
              <w:rFonts w:ascii="Times New Roman" w:hAnsi="Times New Roman" w:cs="Times New Roman"/>
              <w:b/>
              <w:sz w:val="36"/>
            </w:rPr>
            <w:t>MALWARE ANALYSIS SIGNATURE</w:t>
          </w:r>
          <w:r w:rsidR="00C120FE" w:rsidRPr="002D12F3">
            <w:rPr>
              <w:rFonts w:ascii="Times New Roman" w:hAnsi="Times New Roman" w:cs="Times New Roman"/>
              <w:b/>
              <w:sz w:val="36"/>
            </w:rPr>
            <w:t xml:space="preserve"> BASED</w:t>
          </w:r>
        </w:p>
        <w:p w14:paraId="46419D62" w14:textId="4576252F" w:rsidR="00101830" w:rsidRPr="002D12F3" w:rsidRDefault="00C120FE" w:rsidP="002D12F3">
          <w:pPr>
            <w:pStyle w:val="NoSpacing"/>
            <w:tabs>
              <w:tab w:val="left" w:pos="3989"/>
            </w:tabs>
            <w:spacing w:before="480"/>
            <w:jc w:val="center"/>
            <w:rPr>
              <w:rFonts w:ascii="Times New Roman" w:hAnsi="Times New Roman" w:cs="Times New Roman"/>
              <w:b/>
              <w:sz w:val="14"/>
              <w:szCs w:val="14"/>
            </w:rPr>
          </w:pPr>
          <w:r w:rsidRPr="002D12F3">
            <w:rPr>
              <w:rFonts w:ascii="Times New Roman" w:hAnsi="Times New Roman" w:cs="Times New Roman"/>
              <w:b/>
              <w:sz w:val="36"/>
            </w:rPr>
            <w:t>USING STATIC AND DYNAMIC ANALYSIS</w:t>
          </w:r>
        </w:p>
        <w:p w14:paraId="300CB3C7" w14:textId="77777777" w:rsidR="00621F42" w:rsidRDefault="00621F42" w:rsidP="000947BB">
          <w:pPr>
            <w:pStyle w:val="NoSpacing"/>
            <w:tabs>
              <w:tab w:val="left" w:pos="3989"/>
            </w:tabs>
            <w:spacing w:before="480" w:line="360" w:lineRule="auto"/>
            <w:rPr>
              <w:rFonts w:eastAsiaTheme="minorHAnsi"/>
              <w:color w:val="4472C4" w:themeColor="accent1"/>
              <w:sz w:val="14"/>
              <w:szCs w:val="14"/>
              <w:lang w:val="en-IN"/>
            </w:rPr>
          </w:pPr>
        </w:p>
        <w:p w14:paraId="43350823" w14:textId="0D6D2AB9" w:rsidR="003A2296" w:rsidRPr="004C29B6" w:rsidRDefault="003A2296" w:rsidP="000947BB">
          <w:pPr>
            <w:pStyle w:val="NoSpacing"/>
            <w:tabs>
              <w:tab w:val="left" w:pos="3989"/>
            </w:tabs>
            <w:spacing w:before="480" w:line="360" w:lineRule="auto"/>
            <w:rPr>
              <w:rFonts w:eastAsiaTheme="minorHAnsi"/>
              <w:color w:val="4472C4" w:themeColor="accent1"/>
              <w:sz w:val="2"/>
              <w:szCs w:val="14"/>
              <w:lang w:val="en-IN"/>
            </w:rPr>
            <w:sectPr w:rsidR="003A2296" w:rsidRPr="004C29B6" w:rsidSect="00C63FE7">
              <w:headerReference w:type="default" r:id="rId8"/>
              <w:footerReference w:type="default" r:id="rId9"/>
              <w:pgSz w:w="11906" w:h="16838"/>
              <w:pgMar w:top="720" w:right="720" w:bottom="720" w:left="720" w:header="708" w:footer="708" w:gutter="0"/>
              <w:pgNumType w:start="0"/>
              <w:cols w:space="708"/>
              <w:titlePg/>
              <w:docGrid w:linePitch="360"/>
            </w:sectPr>
          </w:pPr>
        </w:p>
        <w:p w14:paraId="66C20C0D" w14:textId="699D963C" w:rsidR="00363849" w:rsidRPr="004C29B6" w:rsidRDefault="0050390C" w:rsidP="000947BB">
          <w:pPr>
            <w:tabs>
              <w:tab w:val="left" w:pos="6336"/>
            </w:tabs>
            <w:jc w:val="center"/>
            <w:rPr>
              <w:rFonts w:ascii="Times New Roman" w:hAnsi="Times New Roman" w:cs="Times New Roman"/>
              <w:b/>
              <w:sz w:val="12"/>
              <w:szCs w:val="14"/>
            </w:rPr>
          </w:pPr>
          <w:r w:rsidRPr="00101830">
            <w:rPr>
              <w:rFonts w:ascii="Times New Roman" w:hAnsi="Times New Roman" w:cs="Times New Roman"/>
              <w:b/>
              <w:sz w:val="28"/>
            </w:rPr>
            <w:t>A PR</w:t>
          </w:r>
          <w:bookmarkStart w:id="0" w:name="_Hlk147421320"/>
          <w:r w:rsidRPr="00101830">
            <w:rPr>
              <w:rFonts w:ascii="Times New Roman" w:hAnsi="Times New Roman" w:cs="Times New Roman"/>
              <w:b/>
              <w:sz w:val="28"/>
            </w:rPr>
            <w:t>O</w:t>
          </w:r>
          <w:bookmarkEnd w:id="0"/>
          <w:r w:rsidRPr="00101830">
            <w:rPr>
              <w:rFonts w:ascii="Times New Roman" w:hAnsi="Times New Roman" w:cs="Times New Roman"/>
              <w:b/>
              <w:sz w:val="28"/>
            </w:rPr>
            <w:t>JECT REPORT</w:t>
          </w:r>
        </w:p>
        <w:p w14:paraId="490EFDAC" w14:textId="5D995EDA" w:rsidR="00363849" w:rsidRDefault="0050390C" w:rsidP="000947BB">
          <w:pPr>
            <w:tabs>
              <w:tab w:val="left" w:pos="6336"/>
            </w:tabs>
            <w:jc w:val="center"/>
            <w:rPr>
              <w:rFonts w:ascii="Times New Roman" w:hAnsi="Times New Roman" w:cs="Times New Roman"/>
              <w:i/>
              <w:sz w:val="28"/>
            </w:rPr>
          </w:pPr>
          <w:r w:rsidRPr="0050390C">
            <w:rPr>
              <w:rFonts w:ascii="Times New Roman" w:hAnsi="Times New Roman" w:cs="Times New Roman"/>
              <w:i/>
              <w:sz w:val="28"/>
            </w:rPr>
            <w:t>Submitted by</w:t>
          </w:r>
        </w:p>
        <w:p w14:paraId="5FD8AFFA" w14:textId="77777777" w:rsidR="004C29B6" w:rsidRPr="00475D36" w:rsidRDefault="004C29B6" w:rsidP="000947BB">
          <w:pPr>
            <w:tabs>
              <w:tab w:val="left" w:pos="6336"/>
            </w:tabs>
            <w:jc w:val="center"/>
            <w:rPr>
              <w:rFonts w:ascii="Times New Roman" w:hAnsi="Times New Roman" w:cs="Times New Roman"/>
              <w:i/>
              <w:sz w:val="2"/>
              <w:szCs w:val="14"/>
            </w:rPr>
          </w:pPr>
        </w:p>
        <w:p w14:paraId="63852619" w14:textId="23C1C1B9" w:rsidR="0050390C" w:rsidRPr="00101830" w:rsidRDefault="00101830" w:rsidP="000947BB">
          <w:pPr>
            <w:tabs>
              <w:tab w:val="left" w:pos="6336"/>
            </w:tabs>
            <w:rPr>
              <w:rFonts w:ascii="Times New Roman" w:hAnsi="Times New Roman" w:cs="Times New Roman"/>
              <w:b/>
              <w:sz w:val="32"/>
            </w:rPr>
          </w:pPr>
          <w:bookmarkStart w:id="1" w:name="_Hlk147420203"/>
          <w:r>
            <w:rPr>
              <w:rFonts w:ascii="Times New Roman" w:hAnsi="Times New Roman" w:cs="Times New Roman"/>
              <w:b/>
              <w:sz w:val="28"/>
            </w:rPr>
            <w:t xml:space="preserve">                                            </w:t>
          </w:r>
          <w:r w:rsidR="0050390C" w:rsidRPr="00101830">
            <w:rPr>
              <w:rFonts w:ascii="Times New Roman" w:hAnsi="Times New Roman" w:cs="Times New Roman"/>
              <w:b/>
              <w:sz w:val="32"/>
            </w:rPr>
            <w:t xml:space="preserve">PRANJAL KHARE </w:t>
          </w:r>
          <w:r w:rsidR="00621F42">
            <w:rPr>
              <w:rFonts w:ascii="Times New Roman" w:hAnsi="Times New Roman" w:cs="Times New Roman"/>
              <w:b/>
              <w:sz w:val="32"/>
            </w:rPr>
            <w:tab/>
          </w:r>
          <w:r w:rsidR="0050390C" w:rsidRPr="00101830">
            <w:rPr>
              <w:rFonts w:ascii="Times New Roman" w:hAnsi="Times New Roman" w:cs="Times New Roman"/>
              <w:sz w:val="32"/>
            </w:rPr>
            <w:t>(22BCY10020)</w:t>
          </w:r>
        </w:p>
        <w:p w14:paraId="06137490" w14:textId="7B08520D" w:rsidR="0050390C" w:rsidRPr="00101830" w:rsidRDefault="00101830" w:rsidP="000947BB">
          <w:pPr>
            <w:tabs>
              <w:tab w:val="left" w:pos="6336"/>
            </w:tabs>
            <w:rPr>
              <w:rFonts w:ascii="Times New Roman" w:hAnsi="Times New Roman" w:cs="Times New Roman"/>
              <w:b/>
              <w:sz w:val="32"/>
            </w:rPr>
          </w:pPr>
          <w:r w:rsidRPr="00101830">
            <w:rPr>
              <w:rFonts w:ascii="Times New Roman" w:hAnsi="Times New Roman" w:cs="Times New Roman"/>
              <w:b/>
              <w:sz w:val="32"/>
            </w:rPr>
            <w:t xml:space="preserve">                                       </w:t>
          </w:r>
          <w:r w:rsidR="0050390C" w:rsidRPr="00101830">
            <w:rPr>
              <w:rFonts w:ascii="Times New Roman" w:hAnsi="Times New Roman" w:cs="Times New Roman"/>
              <w:b/>
              <w:sz w:val="32"/>
            </w:rPr>
            <w:t xml:space="preserve">ARYAN SINGH  </w:t>
          </w:r>
          <w:r w:rsidRPr="00101830">
            <w:rPr>
              <w:rFonts w:ascii="Times New Roman" w:hAnsi="Times New Roman" w:cs="Times New Roman"/>
              <w:b/>
              <w:sz w:val="32"/>
            </w:rPr>
            <w:t xml:space="preserve">    </w:t>
          </w:r>
          <w:r w:rsidR="00621F42">
            <w:rPr>
              <w:rFonts w:ascii="Times New Roman" w:hAnsi="Times New Roman" w:cs="Times New Roman"/>
              <w:b/>
              <w:sz w:val="32"/>
            </w:rPr>
            <w:tab/>
          </w:r>
          <w:r w:rsidR="0050390C" w:rsidRPr="00101830">
            <w:rPr>
              <w:rFonts w:ascii="Times New Roman" w:hAnsi="Times New Roman" w:cs="Times New Roman"/>
              <w:sz w:val="32"/>
            </w:rPr>
            <w:t>(22BCY10034)</w:t>
          </w:r>
        </w:p>
        <w:p w14:paraId="336B65DF" w14:textId="12327225" w:rsidR="0050390C" w:rsidRPr="00101830" w:rsidRDefault="00101830" w:rsidP="000947BB">
          <w:pPr>
            <w:tabs>
              <w:tab w:val="left" w:pos="6336"/>
            </w:tabs>
            <w:rPr>
              <w:rFonts w:ascii="Times New Roman" w:hAnsi="Times New Roman" w:cs="Times New Roman"/>
              <w:b/>
              <w:sz w:val="32"/>
            </w:rPr>
          </w:pPr>
          <w:r w:rsidRPr="00101830">
            <w:rPr>
              <w:rFonts w:ascii="Times New Roman" w:hAnsi="Times New Roman" w:cs="Times New Roman"/>
              <w:b/>
              <w:sz w:val="32"/>
            </w:rPr>
            <w:t xml:space="preserve">                                       </w:t>
          </w:r>
          <w:r w:rsidR="0050390C" w:rsidRPr="00101830">
            <w:rPr>
              <w:rFonts w:ascii="Times New Roman" w:hAnsi="Times New Roman" w:cs="Times New Roman"/>
              <w:b/>
              <w:sz w:val="32"/>
            </w:rPr>
            <w:t xml:space="preserve">JATIN SHARMA  </w:t>
          </w:r>
          <w:r w:rsidRPr="00101830">
            <w:rPr>
              <w:rFonts w:ascii="Times New Roman" w:hAnsi="Times New Roman" w:cs="Times New Roman"/>
              <w:b/>
              <w:sz w:val="32"/>
            </w:rPr>
            <w:t xml:space="preserve">  </w:t>
          </w:r>
          <w:r w:rsidR="00621F42">
            <w:rPr>
              <w:rFonts w:ascii="Times New Roman" w:hAnsi="Times New Roman" w:cs="Times New Roman"/>
              <w:b/>
              <w:sz w:val="32"/>
            </w:rPr>
            <w:tab/>
          </w:r>
          <w:r w:rsidR="0050390C" w:rsidRPr="00101830">
            <w:rPr>
              <w:rFonts w:ascii="Times New Roman" w:hAnsi="Times New Roman" w:cs="Times New Roman"/>
              <w:sz w:val="32"/>
            </w:rPr>
            <w:t>(22BCY10050)</w:t>
          </w:r>
        </w:p>
        <w:p w14:paraId="3A2FE046" w14:textId="34519D9B" w:rsidR="0050390C" w:rsidRPr="00101830" w:rsidRDefault="00101830" w:rsidP="000947BB">
          <w:pPr>
            <w:tabs>
              <w:tab w:val="left" w:pos="6336"/>
            </w:tabs>
            <w:rPr>
              <w:rFonts w:ascii="Times New Roman" w:hAnsi="Times New Roman" w:cs="Times New Roman"/>
              <w:b/>
              <w:sz w:val="32"/>
            </w:rPr>
          </w:pPr>
          <w:r w:rsidRPr="00101830">
            <w:rPr>
              <w:rFonts w:ascii="Times New Roman" w:hAnsi="Times New Roman" w:cs="Times New Roman"/>
              <w:b/>
              <w:sz w:val="32"/>
            </w:rPr>
            <w:t xml:space="preserve">                                 </w:t>
          </w:r>
          <w:r w:rsidR="0050390C" w:rsidRPr="00101830">
            <w:rPr>
              <w:rFonts w:ascii="Times New Roman" w:hAnsi="Times New Roman" w:cs="Times New Roman"/>
              <w:b/>
              <w:sz w:val="32"/>
            </w:rPr>
            <w:t xml:space="preserve">SYLAN PADMAKUMAR </w:t>
          </w:r>
          <w:r w:rsidR="0050390C" w:rsidRPr="00101830">
            <w:rPr>
              <w:rFonts w:ascii="Times New Roman" w:hAnsi="Times New Roman" w:cs="Times New Roman"/>
              <w:sz w:val="32"/>
            </w:rPr>
            <w:t>(22BCY10176)</w:t>
          </w:r>
        </w:p>
        <w:p w14:paraId="6404009C" w14:textId="7E5AE869" w:rsidR="00363849" w:rsidRPr="004C29B6" w:rsidRDefault="00101830" w:rsidP="000947BB">
          <w:pPr>
            <w:tabs>
              <w:tab w:val="left" w:pos="6336"/>
            </w:tabs>
            <w:rPr>
              <w:rFonts w:ascii="Times New Roman" w:hAnsi="Times New Roman" w:cs="Times New Roman"/>
              <w:b/>
              <w:bCs/>
              <w:sz w:val="16"/>
              <w:szCs w:val="14"/>
            </w:rPr>
          </w:pPr>
          <w:r w:rsidRPr="00101830">
            <w:rPr>
              <w:rFonts w:ascii="Times New Roman" w:hAnsi="Times New Roman" w:cs="Times New Roman"/>
              <w:b/>
              <w:bCs/>
              <w:sz w:val="32"/>
            </w:rPr>
            <w:t xml:space="preserve">                                     </w:t>
          </w:r>
          <w:r w:rsidR="0050390C" w:rsidRPr="00101830">
            <w:rPr>
              <w:rFonts w:ascii="Times New Roman" w:hAnsi="Times New Roman" w:cs="Times New Roman"/>
              <w:b/>
              <w:bCs/>
              <w:sz w:val="32"/>
            </w:rPr>
            <w:t xml:space="preserve">KIRAN KUMAR.CH </w:t>
          </w:r>
          <w:r w:rsidR="00621F42">
            <w:rPr>
              <w:rFonts w:ascii="Times New Roman" w:hAnsi="Times New Roman" w:cs="Times New Roman"/>
              <w:b/>
              <w:bCs/>
              <w:sz w:val="32"/>
            </w:rPr>
            <w:tab/>
          </w:r>
          <w:r w:rsidR="0050390C" w:rsidRPr="00101830">
            <w:rPr>
              <w:rFonts w:ascii="Times New Roman" w:hAnsi="Times New Roman" w:cs="Times New Roman"/>
              <w:bCs/>
              <w:sz w:val="32"/>
            </w:rPr>
            <w:t>(22BCY10109)</w:t>
          </w:r>
          <w:bookmarkEnd w:id="1"/>
        </w:p>
        <w:p w14:paraId="7B5D0CF5" w14:textId="77777777" w:rsidR="00363849" w:rsidRDefault="0050390C" w:rsidP="000947BB">
          <w:pPr>
            <w:tabs>
              <w:tab w:val="left" w:pos="6336"/>
            </w:tabs>
            <w:jc w:val="center"/>
            <w:rPr>
              <w:rFonts w:ascii="Times New Roman" w:hAnsi="Times New Roman" w:cs="Times New Roman"/>
              <w:i/>
              <w:sz w:val="28"/>
            </w:rPr>
          </w:pPr>
          <w:r w:rsidRPr="0050390C">
            <w:rPr>
              <w:rFonts w:ascii="Times New Roman" w:hAnsi="Times New Roman" w:cs="Times New Roman"/>
              <w:i/>
              <w:sz w:val="28"/>
            </w:rPr>
            <w:t xml:space="preserve">in partial fulfilment for the award of degree </w:t>
          </w:r>
        </w:p>
        <w:p w14:paraId="65AA89D1" w14:textId="45C12969" w:rsidR="00363849" w:rsidRPr="00363849" w:rsidRDefault="0050390C" w:rsidP="000947BB">
          <w:pPr>
            <w:tabs>
              <w:tab w:val="left" w:pos="6336"/>
            </w:tabs>
            <w:jc w:val="center"/>
            <w:rPr>
              <w:rFonts w:ascii="Times New Roman" w:hAnsi="Times New Roman" w:cs="Times New Roman"/>
              <w:i/>
              <w:sz w:val="14"/>
              <w:szCs w:val="14"/>
            </w:rPr>
          </w:pPr>
          <w:r w:rsidRPr="0050390C">
            <w:rPr>
              <w:rFonts w:ascii="Times New Roman" w:hAnsi="Times New Roman" w:cs="Times New Roman"/>
              <w:i/>
              <w:sz w:val="28"/>
            </w:rPr>
            <w:t>of</w:t>
          </w:r>
        </w:p>
        <w:p w14:paraId="55C0D4FA" w14:textId="7C3176D3" w:rsidR="00251332" w:rsidRPr="00C120FE" w:rsidRDefault="00251332" w:rsidP="000947BB">
          <w:pPr>
            <w:tabs>
              <w:tab w:val="left" w:pos="6336"/>
            </w:tabs>
            <w:jc w:val="center"/>
            <w:rPr>
              <w:rFonts w:ascii="Times New Roman" w:hAnsi="Times New Roman" w:cs="Times New Roman"/>
              <w:b/>
              <w:sz w:val="28"/>
              <w:szCs w:val="36"/>
            </w:rPr>
          </w:pPr>
          <w:r w:rsidRPr="00C120FE">
            <w:rPr>
              <w:rFonts w:ascii="Times New Roman" w:hAnsi="Times New Roman" w:cs="Times New Roman"/>
              <w:b/>
              <w:sz w:val="28"/>
              <w:szCs w:val="36"/>
            </w:rPr>
            <w:t xml:space="preserve">BACHELOR OF TECHNOLOGY </w:t>
          </w:r>
        </w:p>
        <w:p w14:paraId="5093D070" w14:textId="7D6305BE" w:rsidR="00251332" w:rsidRPr="0050390C" w:rsidRDefault="00363849" w:rsidP="000947BB">
          <w:pPr>
            <w:tabs>
              <w:tab w:val="left" w:pos="6336"/>
            </w:tabs>
            <w:jc w:val="center"/>
            <w:rPr>
              <w:rFonts w:ascii="Times New Roman" w:hAnsi="Times New Roman" w:cs="Times New Roman"/>
              <w:i/>
              <w:sz w:val="32"/>
              <w:szCs w:val="36"/>
            </w:rPr>
          </w:pPr>
          <w:r>
            <w:rPr>
              <w:rFonts w:ascii="Times New Roman" w:hAnsi="Times New Roman" w:cs="Times New Roman"/>
              <w:i/>
              <w:sz w:val="32"/>
              <w:szCs w:val="36"/>
            </w:rPr>
            <w:t>in</w:t>
          </w:r>
        </w:p>
        <w:p w14:paraId="3264C09F" w14:textId="7C09F366" w:rsidR="00251332" w:rsidRPr="00101830" w:rsidRDefault="00251332" w:rsidP="000947BB">
          <w:pPr>
            <w:tabs>
              <w:tab w:val="left" w:pos="6336"/>
            </w:tabs>
            <w:jc w:val="center"/>
            <w:rPr>
              <w:rFonts w:ascii="Times New Roman" w:hAnsi="Times New Roman" w:cs="Times New Roman"/>
              <w:b/>
              <w:sz w:val="28"/>
              <w:szCs w:val="36"/>
            </w:rPr>
          </w:pPr>
          <w:r w:rsidRPr="00101830">
            <w:rPr>
              <w:rFonts w:ascii="Times New Roman" w:hAnsi="Times New Roman" w:cs="Times New Roman"/>
              <w:b/>
              <w:sz w:val="28"/>
              <w:szCs w:val="36"/>
            </w:rPr>
            <w:t>COMPUTER SCIENCE AND ENGINEERING</w:t>
          </w:r>
        </w:p>
        <w:p w14:paraId="4C553FAE" w14:textId="14854D37" w:rsidR="00475D36" w:rsidRDefault="00475D36" w:rsidP="000947BB">
          <w:pPr>
            <w:tabs>
              <w:tab w:val="left" w:pos="6336"/>
            </w:tabs>
            <w:jc w:val="center"/>
            <w:rPr>
              <w:rFonts w:ascii="Times New Roman" w:hAnsi="Times New Roman" w:cs="Times New Roman"/>
              <w:b/>
              <w:sz w:val="32"/>
              <w:szCs w:val="36"/>
            </w:rPr>
          </w:pPr>
          <w:r>
            <w:rPr>
              <w:rFonts w:ascii="Times New Roman" w:eastAsia="Times New Roman" w:hAnsi="Times New Roman" w:cs="Times New Roman"/>
              <w:b/>
              <w:noProof/>
              <w:sz w:val="28"/>
              <w:szCs w:val="28"/>
              <w:lang w:eastAsia="en-IN"/>
            </w:rPr>
            <w:drawing>
              <wp:anchor distT="0" distB="0" distL="114300" distR="114300" simplePos="0" relativeHeight="251658240" behindDoc="0" locked="0" layoutInCell="1" allowOverlap="1" wp14:anchorId="5CB311E9" wp14:editId="0863A322">
                <wp:simplePos x="0" y="0"/>
                <wp:positionH relativeFrom="column">
                  <wp:posOffset>1798320</wp:posOffset>
                </wp:positionH>
                <wp:positionV relativeFrom="paragraph">
                  <wp:posOffset>387350</wp:posOffset>
                </wp:positionV>
                <wp:extent cx="2715260" cy="1049020"/>
                <wp:effectExtent l="0" t="0" r="889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715260" cy="1049020"/>
                        </a:xfrm>
                        <a:prstGeom prst="rect">
                          <a:avLst/>
                        </a:prstGeom>
                        <a:ln/>
                      </pic:spPr>
                    </pic:pic>
                  </a:graphicData>
                </a:graphic>
                <wp14:sizeRelH relativeFrom="page">
                  <wp14:pctWidth>0</wp14:pctWidth>
                </wp14:sizeRelH>
                <wp14:sizeRelV relativeFrom="page">
                  <wp14:pctHeight>0</wp14:pctHeight>
                </wp14:sizeRelV>
              </wp:anchor>
            </w:drawing>
          </w:r>
          <w:r w:rsidR="0050390C" w:rsidRPr="0050390C">
            <w:rPr>
              <w:rFonts w:ascii="Times New Roman" w:hAnsi="Times New Roman" w:cs="Times New Roman"/>
              <w:b/>
              <w:sz w:val="32"/>
              <w:szCs w:val="36"/>
            </w:rPr>
            <w:t>(Specialisation in Cybersecurity and Digital Forensics)</w:t>
          </w:r>
        </w:p>
        <w:p w14:paraId="229212FF" w14:textId="77777777" w:rsidR="00621F42" w:rsidRPr="004C29B6" w:rsidRDefault="00621F42" w:rsidP="000947BB">
          <w:pPr>
            <w:tabs>
              <w:tab w:val="left" w:pos="6336"/>
            </w:tabs>
            <w:jc w:val="center"/>
            <w:rPr>
              <w:rFonts w:ascii="Times New Roman" w:eastAsia="Times New Roman" w:hAnsi="Times New Roman" w:cs="Times New Roman"/>
              <w:b/>
              <w:color w:val="000000"/>
              <w:sz w:val="10"/>
              <w:szCs w:val="24"/>
            </w:rPr>
          </w:pPr>
        </w:p>
        <w:p w14:paraId="31A6BB93" w14:textId="0DCA3CFB" w:rsidR="00363849" w:rsidRPr="00C120FE" w:rsidRDefault="0050390C" w:rsidP="000947BB">
          <w:pPr>
            <w:tabs>
              <w:tab w:val="left" w:pos="6336"/>
            </w:tabs>
            <w:jc w:val="center"/>
            <w:rPr>
              <w:rFonts w:ascii="Times New Roman" w:hAnsi="Times New Roman" w:cs="Times New Roman"/>
              <w:b/>
              <w:sz w:val="28"/>
              <w:szCs w:val="36"/>
            </w:rPr>
          </w:pPr>
          <w:r w:rsidRPr="00C120FE">
            <w:rPr>
              <w:rFonts w:ascii="Times New Roman" w:eastAsia="Times New Roman" w:hAnsi="Times New Roman" w:cs="Times New Roman"/>
              <w:b/>
              <w:color w:val="000000"/>
              <w:sz w:val="28"/>
              <w:szCs w:val="24"/>
            </w:rPr>
            <w:t>SCHOOL OF COMPUTING SCIENCE AND ENGINEERING</w:t>
          </w:r>
        </w:p>
        <w:p w14:paraId="07D3C524" w14:textId="69FDE037" w:rsidR="00101830" w:rsidRPr="004C29B6" w:rsidRDefault="00EC4269" w:rsidP="000947BB">
          <w:pPr>
            <w:widowControl w:val="0"/>
            <w:pBdr>
              <w:top w:val="nil"/>
              <w:left w:val="nil"/>
              <w:bottom w:val="nil"/>
              <w:right w:val="nil"/>
              <w:between w:val="nil"/>
            </w:pBdr>
            <w:spacing w:after="0"/>
            <w:ind w:right="987"/>
            <w:jc w:val="center"/>
            <w:rPr>
              <w:rFonts w:ascii="Times New Roman" w:eastAsia="Times New Roman" w:hAnsi="Times New Roman" w:cs="Times New Roman"/>
              <w:b/>
              <w:bCs/>
              <w:color w:val="000000"/>
              <w:sz w:val="4"/>
              <w:szCs w:val="4"/>
            </w:rPr>
          </w:pPr>
          <w:r>
            <w:rPr>
              <w:rFonts w:ascii="Times New Roman" w:eastAsia="Times New Roman" w:hAnsi="Times New Roman" w:cs="Times New Roman"/>
              <w:b/>
              <w:bCs/>
              <w:color w:val="000000" w:themeColor="text1"/>
              <w:sz w:val="28"/>
              <w:szCs w:val="28"/>
            </w:rPr>
            <w:t xml:space="preserve">             </w:t>
          </w:r>
          <w:r w:rsidR="661F2C36" w:rsidRPr="661F2C36">
            <w:rPr>
              <w:rFonts w:ascii="Times New Roman" w:eastAsia="Times New Roman" w:hAnsi="Times New Roman" w:cs="Times New Roman"/>
              <w:b/>
              <w:bCs/>
              <w:color w:val="000000" w:themeColor="text1"/>
              <w:sz w:val="28"/>
              <w:szCs w:val="28"/>
            </w:rPr>
            <w:t>VIT BHOPAL UNIVERSITY</w:t>
          </w:r>
        </w:p>
        <w:p w14:paraId="139E21CF" w14:textId="77777777" w:rsidR="00101830" w:rsidRPr="004C29B6" w:rsidRDefault="00101830" w:rsidP="000947BB">
          <w:pPr>
            <w:widowControl w:val="0"/>
            <w:pBdr>
              <w:top w:val="nil"/>
              <w:left w:val="nil"/>
              <w:bottom w:val="nil"/>
              <w:right w:val="nil"/>
              <w:between w:val="nil"/>
            </w:pBdr>
            <w:spacing w:after="0"/>
            <w:ind w:right="987"/>
            <w:jc w:val="center"/>
            <w:rPr>
              <w:rFonts w:ascii="Times New Roman" w:eastAsia="Times New Roman" w:hAnsi="Times New Roman" w:cs="Times New Roman"/>
              <w:b/>
              <w:color w:val="000000"/>
              <w:sz w:val="4"/>
              <w:szCs w:val="40"/>
            </w:rPr>
          </w:pPr>
        </w:p>
        <w:p w14:paraId="5E6E8825" w14:textId="67134475" w:rsidR="00363849" w:rsidRPr="004C29B6" w:rsidRDefault="00EC4269" w:rsidP="000947BB">
          <w:pPr>
            <w:widowControl w:val="0"/>
            <w:pBdr>
              <w:top w:val="nil"/>
              <w:left w:val="nil"/>
              <w:bottom w:val="nil"/>
              <w:right w:val="nil"/>
              <w:between w:val="nil"/>
            </w:pBdr>
            <w:spacing w:after="0"/>
            <w:ind w:right="987"/>
            <w:jc w:val="center"/>
            <w:rPr>
              <w:rFonts w:ascii="Times New Roman" w:eastAsia="Times New Roman" w:hAnsi="Times New Roman" w:cs="Times New Roman"/>
              <w:b/>
              <w:color w:val="000000"/>
              <w:sz w:val="28"/>
              <w:szCs w:val="40"/>
            </w:rPr>
          </w:pPr>
          <w:r>
            <w:rPr>
              <w:rFonts w:ascii="Times New Roman" w:eastAsia="Times New Roman" w:hAnsi="Times New Roman" w:cs="Times New Roman"/>
              <w:b/>
              <w:color w:val="000000"/>
              <w:sz w:val="28"/>
              <w:szCs w:val="40"/>
            </w:rPr>
            <w:t xml:space="preserve">             </w:t>
          </w:r>
          <w:r w:rsidR="0050390C" w:rsidRPr="004C29B6">
            <w:rPr>
              <w:rFonts w:ascii="Times New Roman" w:eastAsia="Times New Roman" w:hAnsi="Times New Roman" w:cs="Times New Roman"/>
              <w:b/>
              <w:color w:val="000000"/>
              <w:sz w:val="28"/>
              <w:szCs w:val="40"/>
            </w:rPr>
            <w:t>KOTHRI KALAN, SEHORE</w:t>
          </w:r>
        </w:p>
        <w:p w14:paraId="5DA38A73" w14:textId="525D79B7" w:rsidR="00101830" w:rsidRPr="004C29B6" w:rsidRDefault="005071B1" w:rsidP="000947BB">
          <w:pPr>
            <w:widowControl w:val="0"/>
            <w:pBdr>
              <w:top w:val="nil"/>
              <w:left w:val="nil"/>
              <w:bottom w:val="nil"/>
              <w:right w:val="nil"/>
              <w:between w:val="nil"/>
            </w:pBdr>
            <w:spacing w:after="0"/>
            <w:ind w:right="987"/>
            <w:jc w:val="center"/>
            <w:rPr>
              <w:rFonts w:ascii="Times New Roman" w:eastAsia="Times New Roman" w:hAnsi="Times New Roman" w:cs="Times New Roman"/>
              <w:b/>
              <w:color w:val="000000"/>
              <w:sz w:val="12"/>
              <w:szCs w:val="14"/>
            </w:rPr>
          </w:pPr>
          <w:r>
            <w:rPr>
              <w:rFonts w:ascii="Times New Roman" w:eastAsia="Times New Roman" w:hAnsi="Times New Roman" w:cs="Times New Roman"/>
              <w:b/>
              <w:color w:val="000000"/>
              <w:sz w:val="28"/>
              <w:szCs w:val="40"/>
            </w:rPr>
            <w:t xml:space="preserve"> </w:t>
          </w:r>
          <w:r w:rsidR="00EC4269">
            <w:rPr>
              <w:rFonts w:ascii="Times New Roman" w:eastAsia="Times New Roman" w:hAnsi="Times New Roman" w:cs="Times New Roman"/>
              <w:b/>
              <w:color w:val="000000"/>
              <w:sz w:val="28"/>
              <w:szCs w:val="40"/>
            </w:rPr>
            <w:t xml:space="preserve">            </w:t>
          </w:r>
          <w:r>
            <w:rPr>
              <w:rFonts w:ascii="Times New Roman" w:eastAsia="Times New Roman" w:hAnsi="Times New Roman" w:cs="Times New Roman"/>
              <w:b/>
              <w:color w:val="000000"/>
              <w:sz w:val="28"/>
              <w:szCs w:val="40"/>
            </w:rPr>
            <w:t xml:space="preserve"> </w:t>
          </w:r>
          <w:r w:rsidR="0050390C" w:rsidRPr="004C29B6">
            <w:rPr>
              <w:rFonts w:ascii="Times New Roman" w:eastAsia="Times New Roman" w:hAnsi="Times New Roman" w:cs="Times New Roman"/>
              <w:b/>
              <w:color w:val="000000"/>
              <w:sz w:val="28"/>
              <w:szCs w:val="40"/>
            </w:rPr>
            <w:t>MADHYA PRADESH - 466114.</w:t>
          </w:r>
        </w:p>
        <w:p w14:paraId="627A3CF8" w14:textId="77777777" w:rsidR="00101830" w:rsidRPr="00101830" w:rsidRDefault="00101830" w:rsidP="000947BB">
          <w:pPr>
            <w:widowControl w:val="0"/>
            <w:pBdr>
              <w:top w:val="nil"/>
              <w:left w:val="nil"/>
              <w:bottom w:val="nil"/>
              <w:right w:val="nil"/>
              <w:between w:val="nil"/>
            </w:pBdr>
            <w:spacing w:after="0"/>
            <w:ind w:right="987"/>
            <w:jc w:val="center"/>
            <w:rPr>
              <w:rFonts w:ascii="Times New Roman" w:eastAsia="Times New Roman" w:hAnsi="Times New Roman" w:cs="Times New Roman"/>
              <w:b/>
              <w:color w:val="000000"/>
              <w:sz w:val="14"/>
              <w:szCs w:val="14"/>
            </w:rPr>
          </w:pPr>
        </w:p>
        <w:p w14:paraId="59123908" w14:textId="4E4AC1C0" w:rsidR="00101830" w:rsidRPr="00101830" w:rsidRDefault="00EC4269" w:rsidP="000947BB">
          <w:pPr>
            <w:widowControl w:val="0"/>
            <w:pBdr>
              <w:top w:val="nil"/>
              <w:left w:val="nil"/>
              <w:bottom w:val="nil"/>
              <w:right w:val="nil"/>
              <w:between w:val="nil"/>
            </w:pBdr>
            <w:spacing w:after="0"/>
            <w:ind w:right="987"/>
            <w:jc w:val="center"/>
            <w:rPr>
              <w:rFonts w:ascii="Times New Roman" w:eastAsia="Times New Roman" w:hAnsi="Times New Roman" w:cs="Times New Roman"/>
              <w:color w:val="000000"/>
              <w:sz w:val="32"/>
              <w:szCs w:val="40"/>
            </w:rPr>
          </w:pPr>
          <w:r>
            <w:rPr>
              <w:rFonts w:ascii="Times New Roman" w:eastAsia="Times New Roman" w:hAnsi="Times New Roman" w:cs="Times New Roman"/>
              <w:color w:val="000000"/>
              <w:sz w:val="32"/>
              <w:szCs w:val="40"/>
            </w:rPr>
            <w:t xml:space="preserve">             </w:t>
          </w:r>
          <w:r w:rsidR="00101830" w:rsidRPr="00101830">
            <w:rPr>
              <w:rFonts w:ascii="Times New Roman" w:eastAsia="Times New Roman" w:hAnsi="Times New Roman" w:cs="Times New Roman"/>
              <w:color w:val="000000"/>
              <w:sz w:val="32"/>
              <w:szCs w:val="40"/>
            </w:rPr>
            <w:t>October 2023</w:t>
          </w:r>
        </w:p>
        <w:p w14:paraId="053AF444" w14:textId="77777777" w:rsidR="00DE63FA" w:rsidRDefault="00DE63FA" w:rsidP="000947BB">
          <w:pPr>
            <w:pStyle w:val="NoSpacing"/>
            <w:spacing w:before="480" w:line="360" w:lineRule="auto"/>
            <w:rPr>
              <w:color w:val="4472C4" w:themeColor="accent1"/>
            </w:rPr>
            <w:sectPr w:rsidR="00DE63FA" w:rsidSect="00C63FE7">
              <w:headerReference w:type="default" r:id="rId11"/>
              <w:type w:val="continuous"/>
              <w:pgSz w:w="11906" w:h="16838"/>
              <w:pgMar w:top="720" w:right="720" w:bottom="720" w:left="720" w:header="708" w:footer="708" w:gutter="0"/>
              <w:pgNumType w:start="0"/>
              <w:cols w:space="708"/>
              <w:titlePg/>
              <w:docGrid w:linePitch="360"/>
            </w:sectPr>
          </w:pPr>
        </w:p>
        <w:p w14:paraId="0F0B5701" w14:textId="77777777" w:rsidR="00DE63FA" w:rsidRPr="00C27C81" w:rsidRDefault="00DE63FA" w:rsidP="000947BB">
          <w:pPr>
            <w:rPr>
              <w:lang w:val="en-US"/>
            </w:rPr>
            <w:sectPr w:rsidR="00DE63FA" w:rsidRPr="00C27C81" w:rsidSect="00C63FE7">
              <w:type w:val="continuous"/>
              <w:pgSz w:w="11906" w:h="16838"/>
              <w:pgMar w:top="1440" w:right="1440" w:bottom="1440" w:left="1440" w:header="708" w:footer="708" w:gutter="0"/>
              <w:pgNumType w:start="0"/>
              <w:cols w:space="708"/>
              <w:titlePg/>
              <w:docGrid w:linePitch="360"/>
            </w:sectPr>
          </w:pPr>
        </w:p>
        <w:p w14:paraId="61C73797" w14:textId="77777777" w:rsidR="00DE63FA" w:rsidRPr="000D6651" w:rsidRDefault="00DE63FA" w:rsidP="000947BB">
          <w:pPr>
            <w:tabs>
              <w:tab w:val="left" w:pos="6336"/>
            </w:tabs>
            <w:jc w:val="center"/>
            <w:rPr>
              <w:rFonts w:ascii="Times New Roman" w:hAnsi="Times New Roman" w:cs="Times New Roman"/>
              <w:b/>
              <w:sz w:val="28"/>
              <w:szCs w:val="28"/>
            </w:rPr>
          </w:pPr>
          <w:r w:rsidRPr="000D6651">
            <w:rPr>
              <w:rFonts w:ascii="Times New Roman" w:hAnsi="Times New Roman" w:cs="Times New Roman"/>
              <w:b/>
              <w:sz w:val="28"/>
              <w:szCs w:val="28"/>
            </w:rPr>
            <w:lastRenderedPageBreak/>
            <w:t>BONAFIDE CERTIFICATE</w:t>
          </w:r>
        </w:p>
        <w:p w14:paraId="32AC9517" w14:textId="77777777" w:rsidR="00DE63FA" w:rsidRPr="000D6651" w:rsidRDefault="00DE63FA" w:rsidP="000947BB">
          <w:pPr>
            <w:rPr>
              <w:sz w:val="28"/>
              <w:szCs w:val="28"/>
            </w:rPr>
          </w:pPr>
        </w:p>
        <w:p w14:paraId="3D814993" w14:textId="7216FD9E" w:rsidR="00621F42" w:rsidRPr="000D6651" w:rsidRDefault="661F2C36" w:rsidP="000947BB">
          <w:pPr>
            <w:spacing w:after="0"/>
            <w:jc w:val="both"/>
            <w:rPr>
              <w:rFonts w:ascii="Times New Roman" w:hAnsi="Times New Roman" w:cs="Times New Roman"/>
              <w:sz w:val="28"/>
              <w:szCs w:val="28"/>
            </w:rPr>
          </w:pPr>
          <w:r w:rsidRPr="000D6651">
            <w:rPr>
              <w:rFonts w:ascii="Times New Roman" w:hAnsi="Times New Roman" w:cs="Times New Roman"/>
              <w:sz w:val="28"/>
              <w:szCs w:val="28"/>
            </w:rPr>
            <w:t xml:space="preserve">Certified that this project report titled </w:t>
          </w:r>
          <w:r w:rsidRPr="000D6651">
            <w:rPr>
              <w:rFonts w:ascii="Times New Roman" w:hAnsi="Times New Roman" w:cs="Times New Roman"/>
              <w:b/>
              <w:bCs/>
              <w:sz w:val="28"/>
              <w:szCs w:val="28"/>
            </w:rPr>
            <w:t>“MALWARE ANALYSIS SIGNATURE</w:t>
          </w:r>
          <w:r w:rsidR="00C120FE" w:rsidRPr="000D6651">
            <w:rPr>
              <w:rFonts w:ascii="Times New Roman" w:hAnsi="Times New Roman" w:cs="Times New Roman"/>
              <w:b/>
              <w:bCs/>
              <w:sz w:val="28"/>
              <w:szCs w:val="28"/>
            </w:rPr>
            <w:t xml:space="preserve"> BASED USING STATIC AND DYNAMIC ANALYSIS </w:t>
          </w:r>
          <w:r w:rsidRPr="000D6651">
            <w:rPr>
              <w:rFonts w:ascii="Times New Roman" w:hAnsi="Times New Roman" w:cs="Times New Roman"/>
              <w:b/>
              <w:bCs/>
              <w:sz w:val="28"/>
              <w:szCs w:val="28"/>
            </w:rPr>
            <w:t xml:space="preserve">” </w:t>
          </w:r>
          <w:r w:rsidRPr="000D6651">
            <w:rPr>
              <w:rFonts w:ascii="Times New Roman" w:hAnsi="Times New Roman" w:cs="Times New Roman"/>
              <w:sz w:val="28"/>
              <w:szCs w:val="28"/>
            </w:rPr>
            <w:t xml:space="preserve">is the Bonafide work of </w:t>
          </w:r>
          <w:r w:rsidRPr="000D6651">
            <w:rPr>
              <w:rFonts w:ascii="Times New Roman" w:hAnsi="Times New Roman" w:cs="Times New Roman"/>
              <w:b/>
              <w:bCs/>
              <w:sz w:val="28"/>
              <w:szCs w:val="28"/>
            </w:rPr>
            <w:t>“PRANJAL KHARE (22BCY10020), ARYAN SINGH (22BCY10034), JATIN</w:t>
          </w:r>
          <w:r w:rsidR="00733F66" w:rsidRPr="000D6651">
            <w:rPr>
              <w:rFonts w:ascii="Times New Roman" w:hAnsi="Times New Roman" w:cs="Times New Roman"/>
              <w:b/>
              <w:bCs/>
              <w:sz w:val="28"/>
              <w:szCs w:val="28"/>
            </w:rPr>
            <w:t xml:space="preserve"> </w:t>
          </w:r>
          <w:r w:rsidRPr="000D6651">
            <w:rPr>
              <w:rFonts w:ascii="Times New Roman" w:hAnsi="Times New Roman" w:cs="Times New Roman"/>
              <w:b/>
              <w:bCs/>
              <w:sz w:val="28"/>
              <w:szCs w:val="28"/>
            </w:rPr>
            <w:t>SHARMA (22BCY10050), SYLAN PADMAKUMAR (22BCY10176), KIRAN KUMAR.CH (22BCY10109</w:t>
          </w:r>
          <w:r w:rsidRPr="000D6651">
            <w:rPr>
              <w:rFonts w:ascii="Times New Roman" w:hAnsi="Times New Roman" w:cs="Times New Roman"/>
              <w:b/>
              <w:bCs/>
              <w:i/>
              <w:iCs/>
              <w:sz w:val="28"/>
              <w:szCs w:val="28"/>
            </w:rPr>
            <w:t>)</w:t>
          </w:r>
          <w:r w:rsidRPr="000D6651">
            <w:rPr>
              <w:rFonts w:ascii="Times New Roman" w:hAnsi="Times New Roman" w:cs="Times New Roman"/>
              <w:b/>
              <w:bCs/>
              <w:sz w:val="28"/>
              <w:szCs w:val="28"/>
            </w:rPr>
            <w:t xml:space="preserve">” </w:t>
          </w:r>
          <w:r w:rsidRPr="000D6651">
            <w:rPr>
              <w:rFonts w:ascii="Times New Roman" w:hAnsi="Times New Roman" w:cs="Times New Roman"/>
              <w:sz w:val="28"/>
              <w:szCs w:val="28"/>
            </w:rPr>
            <w:t xml:space="preserve">who carried out the project work under my supervision. Certified further that to the best of my knowledge the work reported at this time does not form part of any other project/research work based on which a degree or award was conferred on an earlier occasion to this or any other candidate. </w:t>
          </w:r>
        </w:p>
        <w:p w14:paraId="1E3F900E" w14:textId="48138C7D" w:rsidR="00D6142F" w:rsidRDefault="00D6142F" w:rsidP="000947BB">
          <w:pPr>
            <w:tabs>
              <w:tab w:val="left" w:pos="1555"/>
            </w:tabs>
            <w:spacing w:after="0"/>
            <w:jc w:val="both"/>
            <w:rPr>
              <w:rFonts w:ascii="Times New Roman" w:hAnsi="Times New Roman" w:cs="Times New Roman"/>
              <w:sz w:val="28"/>
              <w:szCs w:val="32"/>
              <w:lang w:val="en"/>
            </w:rPr>
          </w:pPr>
        </w:p>
        <w:p w14:paraId="31017B5E" w14:textId="4ED75931" w:rsidR="0059442A" w:rsidRDefault="0059442A" w:rsidP="000947BB">
          <w:pPr>
            <w:tabs>
              <w:tab w:val="left" w:pos="1555"/>
            </w:tabs>
            <w:spacing w:after="0"/>
            <w:jc w:val="both"/>
            <w:rPr>
              <w:rFonts w:ascii="Times New Roman" w:hAnsi="Times New Roman" w:cs="Times New Roman"/>
              <w:sz w:val="28"/>
              <w:szCs w:val="32"/>
              <w:lang w:val="en"/>
            </w:rPr>
          </w:pPr>
        </w:p>
        <w:p w14:paraId="4E983CA6" w14:textId="77777777" w:rsidR="00A03032" w:rsidRDefault="00A03032" w:rsidP="000947BB">
          <w:pPr>
            <w:tabs>
              <w:tab w:val="left" w:pos="1555"/>
            </w:tabs>
            <w:spacing w:after="0"/>
            <w:jc w:val="both"/>
            <w:rPr>
              <w:rFonts w:ascii="Times New Roman" w:hAnsi="Times New Roman" w:cs="Times New Roman"/>
              <w:sz w:val="28"/>
              <w:szCs w:val="32"/>
              <w:lang w:val="en"/>
            </w:rPr>
          </w:pPr>
        </w:p>
        <w:p w14:paraId="46748F5D" w14:textId="77777777" w:rsidR="0059442A" w:rsidRPr="00C27C81" w:rsidRDefault="0059442A" w:rsidP="000947BB">
          <w:pPr>
            <w:tabs>
              <w:tab w:val="left" w:pos="1555"/>
            </w:tabs>
            <w:spacing w:after="0"/>
            <w:jc w:val="both"/>
            <w:rPr>
              <w:rFonts w:ascii="Times New Roman" w:hAnsi="Times New Roman" w:cs="Times New Roman"/>
              <w:sz w:val="28"/>
              <w:szCs w:val="32"/>
              <w:lang w:val="en"/>
            </w:rPr>
          </w:pPr>
        </w:p>
        <w:p w14:paraId="5901DA83" w14:textId="59F33295" w:rsidR="00D6142F" w:rsidRDefault="00366358" w:rsidP="000947BB">
          <w:pPr>
            <w:tabs>
              <w:tab w:val="left" w:pos="1555"/>
            </w:tabs>
            <w:spacing w:after="0"/>
            <w:jc w:val="both"/>
            <w:rPr>
              <w:rFonts w:ascii="Times New Roman" w:hAnsi="Times New Roman" w:cs="Times New Roman"/>
              <w:lang w:val="en"/>
            </w:rPr>
          </w:pPr>
          <w:r>
            <w:rPr>
              <w:rFonts w:ascii="Times New Roman" w:hAnsi="Times New Roman" w:cs="Times New Roman"/>
              <w:noProof/>
              <w:lang w:val="en"/>
            </w:rPr>
            <mc:AlternateContent>
              <mc:Choice Requires="wpi">
                <w:drawing>
                  <wp:anchor distT="0" distB="0" distL="114300" distR="114300" simplePos="0" relativeHeight="251663371" behindDoc="0" locked="0" layoutInCell="1" allowOverlap="1" wp14:anchorId="40F1A8DA" wp14:editId="731F80D8">
                    <wp:simplePos x="0" y="0"/>
                    <wp:positionH relativeFrom="column">
                      <wp:posOffset>3337560</wp:posOffset>
                    </wp:positionH>
                    <wp:positionV relativeFrom="paragraph">
                      <wp:posOffset>-237490</wp:posOffset>
                    </wp:positionV>
                    <wp:extent cx="1819200" cy="828720"/>
                    <wp:effectExtent l="38100" t="38100" r="48260" b="47625"/>
                    <wp:wrapNone/>
                    <wp:docPr id="18"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1819200" cy="828720"/>
                          </w14:xfrm>
                        </w14:contentPart>
                      </a:graphicData>
                    </a:graphic>
                  </wp:anchor>
                </w:drawing>
              </mc:Choice>
              <mc:Fallback>
                <w:pict>
                  <v:shapetype w14:anchorId="7339B3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262.1pt;margin-top:-19.4pt;width:144.7pt;height:66.65pt;z-index:2516633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">
                    <v:imagedata r:id="rId13" o:title=""/>
                  </v:shape>
                </w:pict>
              </mc:Fallback>
            </mc:AlternateContent>
          </w:r>
        </w:p>
        <w:p w14:paraId="3728B705" w14:textId="244038FF" w:rsidR="00D6142F" w:rsidRDefault="00A03032" w:rsidP="000947BB">
          <w:pPr>
            <w:tabs>
              <w:tab w:val="left" w:pos="1555"/>
            </w:tabs>
            <w:spacing w:after="0"/>
            <w:jc w:val="both"/>
            <w:rPr>
              <w:rFonts w:ascii="Times New Roman" w:hAnsi="Times New Roman" w:cs="Times New Roman"/>
              <w:lang w:val="en"/>
            </w:rPr>
          </w:pPr>
          <w:r>
            <w:rPr>
              <w:rFonts w:ascii="Times New Roman" w:hAnsi="Times New Roman" w:cs="Times New Roman"/>
              <w:noProof/>
              <w:lang w:eastAsia="en-IN"/>
            </w:rPr>
            <mc:AlternateContent>
              <mc:Choice Requires="wps">
                <w:drawing>
                  <wp:anchor distT="0" distB="0" distL="114300" distR="114300" simplePos="0" relativeHeight="251658248" behindDoc="0" locked="0" layoutInCell="1" allowOverlap="1" wp14:anchorId="3DDE8DB4" wp14:editId="6F93FFEB">
                    <wp:simplePos x="0" y="0"/>
                    <wp:positionH relativeFrom="column">
                      <wp:posOffset>-609600</wp:posOffset>
                    </wp:positionH>
                    <wp:positionV relativeFrom="paragraph">
                      <wp:posOffset>176530</wp:posOffset>
                    </wp:positionV>
                    <wp:extent cx="3604260" cy="2628900"/>
                    <wp:effectExtent l="0" t="0" r="0" b="0"/>
                    <wp:wrapNone/>
                    <wp:docPr id="440366415" name="Text Box 440366415"/>
                    <wp:cNvGraphicFramePr/>
                    <a:graphic xmlns:a="http://schemas.openxmlformats.org/drawingml/2006/main">
                      <a:graphicData uri="http://schemas.microsoft.com/office/word/2010/wordprocessingShape">
                        <wps:wsp>
                          <wps:cNvSpPr txBox="1"/>
                          <wps:spPr>
                            <a:xfrm>
                              <a:off x="0" y="0"/>
                              <a:ext cx="3604260" cy="2628900"/>
                            </a:xfrm>
                            <a:prstGeom prst="rect">
                              <a:avLst/>
                            </a:prstGeom>
                            <a:solidFill>
                              <a:schemeClr val="lt1"/>
                            </a:solidFill>
                            <a:ln w="6350">
                              <a:noFill/>
                            </a:ln>
                          </wps:spPr>
                          <wps:txbx>
                            <w:txbxContent>
                              <w:p w14:paraId="4CB0B331" w14:textId="77777777" w:rsidR="00A21BED" w:rsidRPr="00A03032" w:rsidRDefault="00A21BED" w:rsidP="00A03032">
                                <w:pPr>
                                  <w:rPr>
                                    <w:rFonts w:ascii="Times New Roman" w:hAnsi="Times New Roman" w:cs="Times New Roman"/>
                                    <w:b/>
                                    <w:sz w:val="28"/>
                                  </w:rPr>
                                </w:pPr>
                                <w:r w:rsidRPr="00A03032">
                                  <w:rPr>
                                    <w:rFonts w:ascii="Times New Roman" w:hAnsi="Times New Roman" w:cs="Times New Roman"/>
                                    <w:b/>
                                    <w:sz w:val="28"/>
                                  </w:rPr>
                                  <w:t>PROGRAM CHAIR</w:t>
                                </w:r>
                              </w:p>
                              <w:p w14:paraId="31D73E56" w14:textId="13AF9CA9"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 xml:space="preserve">Dr. </w:t>
                                </w:r>
                                <w:r>
                                  <w:rPr>
                                    <w:rFonts w:ascii="Times New Roman" w:hAnsi="Times New Roman" w:cs="Times New Roman"/>
                                    <w:sz w:val="28"/>
                                  </w:rPr>
                                  <w:t xml:space="preserve">D. </w:t>
                                </w:r>
                                <w:r w:rsidRPr="00A03032">
                                  <w:rPr>
                                    <w:rFonts w:ascii="Times New Roman" w:hAnsi="Times New Roman" w:cs="Times New Roman"/>
                                    <w:sz w:val="28"/>
                                  </w:rPr>
                                  <w:t>Saravanan</w:t>
                                </w:r>
                              </w:p>
                              <w:p w14:paraId="297F336C" w14:textId="77777777"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Program Chair,</w:t>
                                </w:r>
                              </w:p>
                              <w:p w14:paraId="0FE48955" w14:textId="4E228CA6"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Division of Cyber Security and Digital Forensics</w:t>
                                </w:r>
                                <w:r>
                                  <w:rPr>
                                    <w:rFonts w:ascii="Times New Roman" w:hAnsi="Times New Roman" w:cs="Times New Roman"/>
                                    <w:sz w:val="28"/>
                                  </w:rPr>
                                  <w:t>,</w:t>
                                </w:r>
                              </w:p>
                              <w:p w14:paraId="4D754637" w14:textId="1E7A903B"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School of Computing Science and Engineering</w:t>
                                </w:r>
                                <w:r>
                                  <w:rPr>
                                    <w:rFonts w:ascii="Times New Roman" w:hAnsi="Times New Roman" w:cs="Times New Roman"/>
                                    <w:sz w:val="28"/>
                                  </w:rPr>
                                  <w:t>,</w:t>
                                </w:r>
                              </w:p>
                              <w:p w14:paraId="77C618D1" w14:textId="0BE5391D"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VIT Bhopal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DE8DB4" id="_x0000_t202" coordsize="21600,21600" o:spt="202" path="m,l,21600r21600,l21600,xe">
                    <v:stroke joinstyle="miter"/>
                    <v:path gradientshapeok="t" o:connecttype="rect"/>
                  </v:shapetype>
                  <v:shape id="Text Box 440366415" o:spid="_x0000_s1026" type="#_x0000_t202" style="position:absolute;left:0;text-align:left;margin-left:-48pt;margin-top:13.9pt;width:283.8pt;height:20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" fillcolor="white [3201]" stroked="f" strokeweight=".5pt">
                    <v:textbox>
                      <w:txbxContent>
                        <w:p w14:paraId="4CB0B331" w14:textId="77777777" w:rsidR="00A21BED" w:rsidRPr="00A03032" w:rsidRDefault="00A21BED" w:rsidP="00A03032">
                          <w:pPr>
                            <w:rPr>
                              <w:rFonts w:ascii="Times New Roman" w:hAnsi="Times New Roman" w:cs="Times New Roman"/>
                              <w:b/>
                              <w:sz w:val="28"/>
                            </w:rPr>
                          </w:pPr>
                          <w:r w:rsidRPr="00A03032">
                            <w:rPr>
                              <w:rFonts w:ascii="Times New Roman" w:hAnsi="Times New Roman" w:cs="Times New Roman"/>
                              <w:b/>
                              <w:sz w:val="28"/>
                            </w:rPr>
                            <w:t>PROGRAM CHAIR</w:t>
                          </w:r>
                        </w:p>
                        <w:p w14:paraId="31D73E56" w14:textId="13AF9CA9"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 xml:space="preserve">Dr. </w:t>
                          </w:r>
                          <w:r>
                            <w:rPr>
                              <w:rFonts w:ascii="Times New Roman" w:hAnsi="Times New Roman" w:cs="Times New Roman"/>
                              <w:sz w:val="28"/>
                            </w:rPr>
                            <w:t xml:space="preserve">D. </w:t>
                          </w:r>
                          <w:r w:rsidRPr="00A03032">
                            <w:rPr>
                              <w:rFonts w:ascii="Times New Roman" w:hAnsi="Times New Roman" w:cs="Times New Roman"/>
                              <w:sz w:val="28"/>
                            </w:rPr>
                            <w:t>Saravanan</w:t>
                          </w:r>
                        </w:p>
                        <w:p w14:paraId="297F336C" w14:textId="77777777"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Program Chair,</w:t>
                          </w:r>
                        </w:p>
                        <w:p w14:paraId="0FE48955" w14:textId="4E228CA6"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Division of Cyber Security and Digital Forensics</w:t>
                          </w:r>
                          <w:r>
                            <w:rPr>
                              <w:rFonts w:ascii="Times New Roman" w:hAnsi="Times New Roman" w:cs="Times New Roman"/>
                              <w:sz w:val="28"/>
                            </w:rPr>
                            <w:t>,</w:t>
                          </w:r>
                        </w:p>
                        <w:p w14:paraId="4D754637" w14:textId="1E7A903B"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School of Computing Science and Engineering</w:t>
                          </w:r>
                          <w:r>
                            <w:rPr>
                              <w:rFonts w:ascii="Times New Roman" w:hAnsi="Times New Roman" w:cs="Times New Roman"/>
                              <w:sz w:val="28"/>
                            </w:rPr>
                            <w:t>,</w:t>
                          </w:r>
                        </w:p>
                        <w:p w14:paraId="77C618D1" w14:textId="0BE5391D"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VIT Bhopal University</w:t>
                          </w:r>
                        </w:p>
                      </w:txbxContent>
                    </v:textbox>
                  </v:shape>
                </w:pict>
              </mc:Fallback>
            </mc:AlternateContent>
          </w:r>
          <w:r>
            <w:rPr>
              <w:rFonts w:ascii="Times New Roman" w:hAnsi="Times New Roman" w:cs="Times New Roman"/>
              <w:noProof/>
              <w:lang w:val="en"/>
            </w:rPr>
            <mc:AlternateContent>
              <mc:Choice Requires="wps">
                <w:drawing>
                  <wp:anchor distT="0" distB="0" distL="114300" distR="114300" simplePos="0" relativeHeight="251658249" behindDoc="0" locked="0" layoutInCell="1" allowOverlap="1" wp14:anchorId="4047AD19" wp14:editId="5B5AE90E">
                    <wp:simplePos x="0" y="0"/>
                    <wp:positionH relativeFrom="column">
                      <wp:posOffset>2956560</wp:posOffset>
                    </wp:positionH>
                    <wp:positionV relativeFrom="paragraph">
                      <wp:posOffset>176530</wp:posOffset>
                    </wp:positionV>
                    <wp:extent cx="3665220" cy="2628900"/>
                    <wp:effectExtent l="0" t="0" r="0" b="0"/>
                    <wp:wrapNone/>
                    <wp:docPr id="1016431454" name="Text Box 1016431454"/>
                    <wp:cNvGraphicFramePr/>
                    <a:graphic xmlns:a="http://schemas.openxmlformats.org/drawingml/2006/main">
                      <a:graphicData uri="http://schemas.microsoft.com/office/word/2010/wordprocessingShape">
                        <wps:wsp>
                          <wps:cNvSpPr txBox="1"/>
                          <wps:spPr>
                            <a:xfrm>
                              <a:off x="0" y="0"/>
                              <a:ext cx="3665220" cy="2628900"/>
                            </a:xfrm>
                            <a:prstGeom prst="rect">
                              <a:avLst/>
                            </a:prstGeom>
                            <a:solidFill>
                              <a:schemeClr val="lt1"/>
                            </a:solidFill>
                            <a:ln w="6350">
                              <a:noFill/>
                            </a:ln>
                          </wps:spPr>
                          <wps:txbx>
                            <w:txbxContent>
                              <w:p w14:paraId="7186C4D8" w14:textId="77777777" w:rsidR="00A21BED" w:rsidRPr="00A03032" w:rsidRDefault="00A21BED" w:rsidP="00A03032">
                                <w:pPr>
                                  <w:rPr>
                                    <w:rFonts w:ascii="Times New Roman" w:hAnsi="Times New Roman" w:cs="Times New Roman"/>
                                    <w:b/>
                                    <w:sz w:val="28"/>
                                  </w:rPr>
                                </w:pPr>
                                <w:r w:rsidRPr="00A03032">
                                  <w:rPr>
                                    <w:rFonts w:ascii="Times New Roman" w:hAnsi="Times New Roman" w:cs="Times New Roman"/>
                                    <w:b/>
                                    <w:sz w:val="28"/>
                                  </w:rPr>
                                  <w:t>PROJECT SUPERVISOR</w:t>
                                </w:r>
                              </w:p>
                              <w:p w14:paraId="5A3A8F86" w14:textId="77777777"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 xml:space="preserve">Dr. Hariharasitaraman S </w:t>
                                </w:r>
                              </w:p>
                              <w:p w14:paraId="13A0E7AA" w14:textId="77777777"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Supervisor,</w:t>
                                </w:r>
                              </w:p>
                              <w:p w14:paraId="1EE43263" w14:textId="5EFBDC55"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Division of Cyber Security and Digital Forensics</w:t>
                                </w:r>
                                <w:r>
                                  <w:rPr>
                                    <w:rFonts w:ascii="Times New Roman" w:hAnsi="Times New Roman" w:cs="Times New Roman"/>
                                    <w:sz w:val="28"/>
                                  </w:rPr>
                                  <w:t>,</w:t>
                                </w:r>
                              </w:p>
                              <w:p w14:paraId="336DBA56" w14:textId="2895C1EF"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School of Computing Science and Engineering</w:t>
                                </w:r>
                                <w:r>
                                  <w:rPr>
                                    <w:rFonts w:ascii="Times New Roman" w:hAnsi="Times New Roman" w:cs="Times New Roman"/>
                                    <w:sz w:val="28"/>
                                  </w:rPr>
                                  <w:t>,</w:t>
                                </w:r>
                              </w:p>
                              <w:p w14:paraId="532C76D1" w14:textId="77777777" w:rsidR="00A21BED" w:rsidRPr="00A03032" w:rsidRDefault="00A21BED" w:rsidP="005071B1">
                                <w:pPr>
                                  <w:rPr>
                                    <w:rFonts w:ascii="Times New Roman" w:hAnsi="Times New Roman" w:cs="Times New Roman"/>
                                    <w:sz w:val="28"/>
                                  </w:rPr>
                                </w:pPr>
                                <w:r w:rsidRPr="00A03032">
                                  <w:rPr>
                                    <w:rFonts w:ascii="Times New Roman" w:hAnsi="Times New Roman" w:cs="Times New Roman"/>
                                    <w:sz w:val="28"/>
                                  </w:rPr>
                                  <w:t>VIT Bhopal University</w:t>
                                </w:r>
                              </w:p>
                              <w:p w14:paraId="5C3A62BE" w14:textId="0FE4AF79" w:rsidR="00A21BED" w:rsidRPr="00A03032" w:rsidRDefault="00A21BED" w:rsidP="005071B1">
                                <w:pPr>
                                  <w:rPr>
                                    <w:rFonts w:ascii="Times New Roman" w:hAnsi="Times New Roman" w:cs="Times New Roman"/>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7AD19" id="Text Box 1016431454" o:spid="_x0000_s1027" type="#_x0000_t202" style="position:absolute;left:0;text-align:left;margin-left:232.8pt;margin-top:13.9pt;width:288.6pt;height:20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" fillcolor="white [3201]" stroked="f" strokeweight=".5pt">
                    <v:textbox>
                      <w:txbxContent>
                        <w:p w14:paraId="7186C4D8" w14:textId="77777777" w:rsidR="00A21BED" w:rsidRPr="00A03032" w:rsidRDefault="00A21BED" w:rsidP="00A03032">
                          <w:pPr>
                            <w:rPr>
                              <w:rFonts w:ascii="Times New Roman" w:hAnsi="Times New Roman" w:cs="Times New Roman"/>
                              <w:b/>
                              <w:sz w:val="28"/>
                            </w:rPr>
                          </w:pPr>
                          <w:r w:rsidRPr="00A03032">
                            <w:rPr>
                              <w:rFonts w:ascii="Times New Roman" w:hAnsi="Times New Roman" w:cs="Times New Roman"/>
                              <w:b/>
                              <w:sz w:val="28"/>
                            </w:rPr>
                            <w:t>PROJECT SUPERVISOR</w:t>
                          </w:r>
                        </w:p>
                        <w:p w14:paraId="5A3A8F86" w14:textId="77777777"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 xml:space="preserve">Dr. Hariharasitaraman S </w:t>
                          </w:r>
                        </w:p>
                        <w:p w14:paraId="13A0E7AA" w14:textId="77777777"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Supervisor,</w:t>
                          </w:r>
                        </w:p>
                        <w:p w14:paraId="1EE43263" w14:textId="5EFBDC55"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Division of Cyber Security and Digital Forensics</w:t>
                          </w:r>
                          <w:r>
                            <w:rPr>
                              <w:rFonts w:ascii="Times New Roman" w:hAnsi="Times New Roman" w:cs="Times New Roman"/>
                              <w:sz w:val="28"/>
                            </w:rPr>
                            <w:t>,</w:t>
                          </w:r>
                        </w:p>
                        <w:p w14:paraId="336DBA56" w14:textId="2895C1EF" w:rsidR="00A21BED" w:rsidRPr="00A03032" w:rsidRDefault="00A21BED" w:rsidP="00A03032">
                          <w:pPr>
                            <w:rPr>
                              <w:rFonts w:ascii="Times New Roman" w:hAnsi="Times New Roman" w:cs="Times New Roman"/>
                              <w:sz w:val="28"/>
                            </w:rPr>
                          </w:pPr>
                          <w:r w:rsidRPr="00A03032">
                            <w:rPr>
                              <w:rFonts w:ascii="Times New Roman" w:hAnsi="Times New Roman" w:cs="Times New Roman"/>
                              <w:sz w:val="28"/>
                            </w:rPr>
                            <w:t>School of Computing Science and Engineering</w:t>
                          </w:r>
                          <w:r>
                            <w:rPr>
                              <w:rFonts w:ascii="Times New Roman" w:hAnsi="Times New Roman" w:cs="Times New Roman"/>
                              <w:sz w:val="28"/>
                            </w:rPr>
                            <w:t>,</w:t>
                          </w:r>
                        </w:p>
                        <w:p w14:paraId="532C76D1" w14:textId="77777777" w:rsidR="00A21BED" w:rsidRPr="00A03032" w:rsidRDefault="00A21BED" w:rsidP="005071B1">
                          <w:pPr>
                            <w:rPr>
                              <w:rFonts w:ascii="Times New Roman" w:hAnsi="Times New Roman" w:cs="Times New Roman"/>
                              <w:sz w:val="28"/>
                            </w:rPr>
                          </w:pPr>
                          <w:r w:rsidRPr="00A03032">
                            <w:rPr>
                              <w:rFonts w:ascii="Times New Roman" w:hAnsi="Times New Roman" w:cs="Times New Roman"/>
                              <w:sz w:val="28"/>
                            </w:rPr>
                            <w:t>VIT Bhopal University</w:t>
                          </w:r>
                        </w:p>
                        <w:p w14:paraId="5C3A62BE" w14:textId="0FE4AF79" w:rsidR="00A21BED" w:rsidRPr="00A03032" w:rsidRDefault="00A21BED" w:rsidP="005071B1">
                          <w:pPr>
                            <w:rPr>
                              <w:rFonts w:ascii="Times New Roman" w:hAnsi="Times New Roman" w:cs="Times New Roman"/>
                              <w:sz w:val="28"/>
                            </w:rPr>
                          </w:pPr>
                        </w:p>
                      </w:txbxContent>
                    </v:textbox>
                  </v:shape>
                </w:pict>
              </mc:Fallback>
            </mc:AlternateContent>
          </w:r>
        </w:p>
        <w:p w14:paraId="72FC344E" w14:textId="5705A9A0" w:rsidR="00E232D4" w:rsidRPr="00E232D4" w:rsidRDefault="00E232D4" w:rsidP="000947BB">
          <w:pPr>
            <w:tabs>
              <w:tab w:val="left" w:pos="1555"/>
            </w:tabs>
            <w:spacing w:after="0"/>
            <w:jc w:val="both"/>
            <w:rPr>
              <w:rFonts w:ascii="Times New Roman" w:hAnsi="Times New Roman" w:cs="Times New Roman"/>
              <w:lang w:val="en"/>
            </w:rPr>
          </w:pPr>
        </w:p>
        <w:p w14:paraId="12FAF306" w14:textId="77777777" w:rsidR="00DE63FA" w:rsidRDefault="00DE63FA" w:rsidP="000947BB">
          <w:pPr>
            <w:tabs>
              <w:tab w:val="left" w:pos="1555"/>
            </w:tabs>
            <w:spacing w:after="0"/>
            <w:rPr>
              <w:rFonts w:ascii="Times New Roman" w:hAnsi="Times New Roman" w:cs="Times New Roman"/>
            </w:rPr>
          </w:pPr>
        </w:p>
        <w:p w14:paraId="6D421E71" w14:textId="3D361305" w:rsidR="00733F66" w:rsidRDefault="00733F66" w:rsidP="000947BB">
          <w:pPr>
            <w:tabs>
              <w:tab w:val="left" w:pos="1555"/>
            </w:tabs>
            <w:spacing w:after="0"/>
            <w:rPr>
              <w:rFonts w:ascii="Times New Roman" w:hAnsi="Times New Roman" w:cs="Times New Roman"/>
            </w:rPr>
          </w:pPr>
        </w:p>
        <w:p w14:paraId="60327F5C" w14:textId="5162DEF2" w:rsidR="00733F66" w:rsidRDefault="00733F66" w:rsidP="000947BB">
          <w:pPr>
            <w:tabs>
              <w:tab w:val="left" w:pos="1555"/>
            </w:tabs>
            <w:spacing w:after="0"/>
            <w:rPr>
              <w:rFonts w:ascii="Times New Roman" w:hAnsi="Times New Roman" w:cs="Times New Roman"/>
            </w:rPr>
          </w:pPr>
        </w:p>
        <w:p w14:paraId="7BFF403C" w14:textId="62ED9760" w:rsidR="00733F66" w:rsidRDefault="00733F66" w:rsidP="000947BB">
          <w:pPr>
            <w:tabs>
              <w:tab w:val="left" w:pos="1555"/>
            </w:tabs>
            <w:spacing w:after="0"/>
            <w:rPr>
              <w:rFonts w:ascii="Times New Roman" w:hAnsi="Times New Roman" w:cs="Times New Roman"/>
            </w:rPr>
          </w:pPr>
        </w:p>
        <w:p w14:paraId="4513A467" w14:textId="242AF2A9" w:rsidR="00733F66" w:rsidRDefault="00733F66" w:rsidP="000947BB">
          <w:pPr>
            <w:tabs>
              <w:tab w:val="left" w:pos="1555"/>
            </w:tabs>
            <w:spacing w:after="0"/>
            <w:rPr>
              <w:rFonts w:ascii="Times New Roman" w:hAnsi="Times New Roman" w:cs="Times New Roman"/>
            </w:rPr>
          </w:pPr>
        </w:p>
        <w:p w14:paraId="0AE9418A" w14:textId="77777777" w:rsidR="00733F66" w:rsidRDefault="00733F66" w:rsidP="000947BB">
          <w:pPr>
            <w:tabs>
              <w:tab w:val="left" w:pos="1555"/>
            </w:tabs>
            <w:spacing w:after="0"/>
            <w:rPr>
              <w:rFonts w:ascii="Times New Roman" w:hAnsi="Times New Roman" w:cs="Times New Roman"/>
            </w:rPr>
            <w:sectPr w:rsidR="00733F66" w:rsidSect="00C63FE7">
              <w:type w:val="continuous"/>
              <w:pgSz w:w="11906" w:h="16838"/>
              <w:pgMar w:top="1440" w:right="1440" w:bottom="1440" w:left="1440" w:header="708" w:footer="708" w:gutter="0"/>
              <w:pgNumType w:start="0"/>
              <w:cols w:space="708"/>
              <w:titlePg/>
              <w:docGrid w:linePitch="360"/>
            </w:sectPr>
          </w:pPr>
        </w:p>
        <w:p w14:paraId="15C72A3B" w14:textId="77777777" w:rsidR="00DE63FA" w:rsidRDefault="00DE63FA" w:rsidP="000947BB">
          <w:pPr>
            <w:spacing w:after="0"/>
            <w:rPr>
              <w:rFonts w:ascii="Times New Roman" w:hAnsi="Times New Roman" w:cs="Times New Roman"/>
              <w:sz w:val="36"/>
            </w:rPr>
          </w:pPr>
        </w:p>
        <w:p w14:paraId="44474512" w14:textId="77777777" w:rsidR="00CA098E" w:rsidRDefault="00CA098E" w:rsidP="000947BB">
          <w:pPr>
            <w:spacing w:after="0"/>
            <w:rPr>
              <w:rFonts w:ascii="Times New Roman" w:hAnsi="Times New Roman" w:cs="Times New Roman"/>
              <w:sz w:val="36"/>
            </w:rPr>
          </w:pPr>
        </w:p>
        <w:p w14:paraId="740D7CCB" w14:textId="77777777" w:rsidR="00CA098E" w:rsidRDefault="00CA098E" w:rsidP="000947BB">
          <w:pPr>
            <w:spacing w:after="0"/>
            <w:rPr>
              <w:rFonts w:ascii="Times New Roman" w:hAnsi="Times New Roman" w:cs="Times New Roman"/>
              <w:sz w:val="36"/>
            </w:rPr>
          </w:pPr>
        </w:p>
        <w:p w14:paraId="7C73795C" w14:textId="77777777" w:rsidR="003D7C61" w:rsidRDefault="003D7C61" w:rsidP="000947BB">
          <w:pPr>
            <w:spacing w:after="0"/>
            <w:rPr>
              <w:rFonts w:ascii="Times New Roman" w:hAnsi="Times New Roman" w:cs="Times New Roman"/>
              <w:sz w:val="28"/>
            </w:rPr>
          </w:pPr>
        </w:p>
        <w:p w14:paraId="7DAB3B8B" w14:textId="77777777" w:rsidR="00150E5A" w:rsidRDefault="00150E5A" w:rsidP="00150E5A">
          <w:pPr>
            <w:spacing w:after="0"/>
            <w:rPr>
              <w:rFonts w:ascii="Times New Roman" w:hAnsi="Times New Roman" w:cs="Times New Roman"/>
              <w:sz w:val="28"/>
            </w:rPr>
          </w:pPr>
        </w:p>
        <w:p w14:paraId="24BA2478" w14:textId="3A482B20" w:rsidR="00150E5A" w:rsidRPr="00150E5A" w:rsidRDefault="00150E5A" w:rsidP="00150E5A">
          <w:pPr>
            <w:spacing w:after="0"/>
            <w:rPr>
              <w:rFonts w:ascii="Times New Roman" w:hAnsi="Times New Roman" w:cs="Times New Roman"/>
              <w:sz w:val="28"/>
            </w:rPr>
          </w:pPr>
          <w:r w:rsidRPr="00150E5A">
            <w:rPr>
              <w:rFonts w:ascii="Times New Roman" w:hAnsi="Times New Roman" w:cs="Times New Roman"/>
              <w:sz w:val="28"/>
            </w:rPr>
            <w:t>The Project Exhibition I Examination is held on _______________</w:t>
          </w:r>
        </w:p>
        <w:p w14:paraId="1415D9B3" w14:textId="77777777" w:rsidR="00150E5A" w:rsidRPr="00150E5A" w:rsidRDefault="00150E5A" w:rsidP="00150E5A">
          <w:pPr>
            <w:spacing w:after="0"/>
            <w:rPr>
              <w:rFonts w:ascii="Times New Roman" w:hAnsi="Times New Roman" w:cs="Times New Roman"/>
              <w:sz w:val="28"/>
            </w:rPr>
            <w:sectPr w:rsidR="00150E5A" w:rsidRPr="00150E5A" w:rsidSect="00C63FE7">
              <w:type w:val="continuous"/>
              <w:pgSz w:w="11906" w:h="16838"/>
              <w:pgMar w:top="1440" w:right="1440" w:bottom="1440" w:left="1440" w:header="708" w:footer="708" w:gutter="0"/>
              <w:pgNumType w:start="0"/>
              <w:cols w:space="720"/>
            </w:sectPr>
          </w:pPr>
        </w:p>
        <w:p w14:paraId="2E168C01" w14:textId="1F3E9430" w:rsidR="003E53FA" w:rsidRPr="00A46CD7" w:rsidRDefault="003E53FA" w:rsidP="000947BB">
          <w:pPr>
            <w:spacing w:after="0"/>
            <w:rPr>
              <w:rFonts w:ascii="Times New Roman" w:hAnsi="Times New Roman" w:cs="Times New Roman"/>
              <w:sz w:val="28"/>
            </w:rPr>
            <w:sectPr w:rsidR="003E53FA" w:rsidRPr="00A46CD7" w:rsidSect="00C63FE7">
              <w:type w:val="continuous"/>
              <w:pgSz w:w="11906" w:h="16838"/>
              <w:pgMar w:top="1440" w:right="1440" w:bottom="1440" w:left="1440" w:header="708" w:footer="708" w:gutter="0"/>
              <w:pgNumType w:start="0"/>
              <w:cols w:space="708"/>
              <w:titlePg/>
              <w:docGrid w:linePitch="360"/>
            </w:sectPr>
          </w:pPr>
        </w:p>
        <w:p w14:paraId="3BFDFE66" w14:textId="723726B5" w:rsidR="00DC5140" w:rsidRPr="00475D36" w:rsidRDefault="00DE63FA" w:rsidP="000947BB">
          <w:pPr>
            <w:tabs>
              <w:tab w:val="left" w:pos="6336"/>
            </w:tabs>
            <w:jc w:val="center"/>
            <w:rPr>
              <w:rFonts w:ascii="Times New Roman" w:hAnsi="Times New Roman" w:cs="Times New Roman"/>
              <w:b/>
              <w:sz w:val="32"/>
            </w:rPr>
          </w:pPr>
          <w:r w:rsidRPr="00475D36">
            <w:rPr>
              <w:rFonts w:ascii="Times New Roman" w:hAnsi="Times New Roman" w:cs="Times New Roman"/>
              <w:b/>
              <w:sz w:val="32"/>
            </w:rPr>
            <w:lastRenderedPageBreak/>
            <w:t>A</w:t>
          </w:r>
          <w:r w:rsidR="00417C7E" w:rsidRPr="00475D36">
            <w:rPr>
              <w:rFonts w:ascii="Times New Roman" w:hAnsi="Times New Roman" w:cs="Times New Roman"/>
              <w:b/>
              <w:sz w:val="32"/>
            </w:rPr>
            <w:t>CKNOWLEDGEMENT</w:t>
          </w:r>
        </w:p>
        <w:p w14:paraId="53F138CE" w14:textId="66E5186F" w:rsidR="00C27C81" w:rsidRPr="00475D36" w:rsidRDefault="00C27C81" w:rsidP="000947BB">
          <w:pPr>
            <w:pStyle w:val="NoSpacing"/>
            <w:spacing w:before="480" w:line="360" w:lineRule="auto"/>
            <w:jc w:val="both"/>
            <w:rPr>
              <w:rFonts w:ascii="Times New Roman" w:hAnsi="Times New Roman" w:cs="Times New Roman"/>
              <w:sz w:val="28"/>
              <w:lang w:val="en"/>
            </w:rPr>
          </w:pPr>
          <w:r w:rsidRPr="00475D36">
            <w:rPr>
              <w:rFonts w:ascii="Times New Roman" w:hAnsi="Times New Roman" w:cs="Times New Roman"/>
              <w:sz w:val="28"/>
              <w:lang w:val="en"/>
            </w:rPr>
            <w:t xml:space="preserve">First and </w:t>
          </w:r>
          <w:r w:rsidR="00DF1702" w:rsidRPr="00475D36">
            <w:rPr>
              <w:rFonts w:ascii="Times New Roman" w:hAnsi="Times New Roman" w:cs="Times New Roman"/>
              <w:sz w:val="28"/>
              <w:lang w:val="en"/>
            </w:rPr>
            <w:t>foremost,</w:t>
          </w:r>
          <w:r w:rsidRPr="00475D36">
            <w:rPr>
              <w:rFonts w:ascii="Times New Roman" w:hAnsi="Times New Roman" w:cs="Times New Roman"/>
              <w:sz w:val="28"/>
              <w:lang w:val="en"/>
            </w:rPr>
            <w:t xml:space="preserve"> I would like to thank the Lord Almighty for His presence and immense blessings throughout the project work.</w:t>
          </w:r>
        </w:p>
        <w:p w14:paraId="24E52840" w14:textId="11044E47" w:rsidR="00281CBB" w:rsidRDefault="006204C2" w:rsidP="006204C2">
          <w:pPr>
            <w:pStyle w:val="NoSpacing"/>
            <w:spacing w:before="480" w:line="360" w:lineRule="auto"/>
            <w:jc w:val="both"/>
            <w:rPr>
              <w:rFonts w:ascii="Times New Roman" w:hAnsi="Times New Roman" w:cs="Times New Roman"/>
              <w:sz w:val="28"/>
              <w:lang w:val="en"/>
            </w:rPr>
          </w:pPr>
          <w:r w:rsidRPr="006204C2">
            <w:rPr>
              <w:rFonts w:ascii="Times New Roman" w:hAnsi="Times New Roman" w:cs="Times New Roman"/>
              <w:sz w:val="28"/>
              <w:lang w:val="en"/>
            </w:rPr>
            <w:t xml:space="preserve">I wish to express my heartfelt gratitude to </w:t>
          </w:r>
          <w:r w:rsidRPr="006204C2">
            <w:rPr>
              <w:rFonts w:ascii="Times New Roman" w:hAnsi="Times New Roman" w:cs="Times New Roman"/>
              <w:b/>
              <w:sz w:val="28"/>
              <w:lang w:val="en"/>
            </w:rPr>
            <w:t xml:space="preserve">Dr D. Saravanan, </w:t>
          </w:r>
          <w:r w:rsidRPr="006204C2">
            <w:rPr>
              <w:rFonts w:ascii="Times New Roman" w:hAnsi="Times New Roman" w:cs="Times New Roman"/>
              <w:sz w:val="28"/>
              <w:lang w:val="en"/>
            </w:rPr>
            <w:t>Program Chair, Cyber Security and</w:t>
          </w:r>
          <w:r>
            <w:rPr>
              <w:rFonts w:ascii="Times New Roman" w:hAnsi="Times New Roman" w:cs="Times New Roman"/>
              <w:sz w:val="28"/>
              <w:lang w:val="en"/>
            </w:rPr>
            <w:t xml:space="preserve"> </w:t>
          </w:r>
          <w:r w:rsidRPr="006204C2">
            <w:rPr>
              <w:rFonts w:ascii="Times New Roman" w:hAnsi="Times New Roman" w:cs="Times New Roman"/>
              <w:sz w:val="28"/>
              <w:lang w:val="en"/>
            </w:rPr>
            <w:t>Digital Forensics for much of his valuable support encouragement in carrying out this work.</w:t>
          </w:r>
        </w:p>
        <w:p w14:paraId="41CD03B6" w14:textId="7CB773DF" w:rsidR="00C27C81" w:rsidRPr="00475D36" w:rsidRDefault="00C27C81" w:rsidP="000947BB">
          <w:pPr>
            <w:pStyle w:val="NoSpacing"/>
            <w:spacing w:before="480" w:line="360" w:lineRule="auto"/>
            <w:jc w:val="both"/>
            <w:rPr>
              <w:rFonts w:ascii="Times New Roman" w:hAnsi="Times New Roman" w:cs="Times New Roman"/>
              <w:sz w:val="28"/>
              <w:lang w:val="en"/>
            </w:rPr>
          </w:pPr>
          <w:r w:rsidRPr="00475D36">
            <w:rPr>
              <w:rFonts w:ascii="Times New Roman" w:hAnsi="Times New Roman" w:cs="Times New Roman"/>
              <w:sz w:val="28"/>
              <w:lang w:val="en"/>
            </w:rPr>
            <w:t xml:space="preserve">I would like to thank my internal guide </w:t>
          </w:r>
          <w:r w:rsidRPr="00475D36">
            <w:rPr>
              <w:rFonts w:ascii="Times New Roman" w:hAnsi="Times New Roman" w:cs="Times New Roman"/>
              <w:b/>
              <w:sz w:val="28"/>
              <w:lang w:val="en"/>
            </w:rPr>
            <w:t>Dr. Hariharasitaraman S</w:t>
          </w:r>
          <w:r w:rsidRPr="00475D36">
            <w:rPr>
              <w:rFonts w:ascii="Times New Roman" w:hAnsi="Times New Roman" w:cs="Times New Roman"/>
              <w:sz w:val="28"/>
              <w:lang w:val="en"/>
            </w:rPr>
            <w:t>,</w:t>
          </w:r>
          <w:r w:rsidR="00AC46AC" w:rsidRPr="00475D36">
            <w:rPr>
              <w:rFonts w:ascii="Times New Roman" w:hAnsi="Times New Roman" w:cs="Times New Roman"/>
              <w:sz w:val="28"/>
              <w:lang w:val="en"/>
            </w:rPr>
            <w:t xml:space="preserve"> </w:t>
          </w:r>
          <w:r w:rsidRPr="00475D36">
            <w:rPr>
              <w:rFonts w:ascii="Times New Roman" w:hAnsi="Times New Roman" w:cs="Times New Roman"/>
              <w:sz w:val="28"/>
              <w:lang w:val="en"/>
            </w:rPr>
            <w:t xml:space="preserve">for continually guiding and actively participating in my project, and giving valuable suggestions to complete the project work. </w:t>
          </w:r>
        </w:p>
        <w:p w14:paraId="63F64143" w14:textId="6BEB7ED9" w:rsidR="00DE63FA" w:rsidRDefault="006204C2" w:rsidP="006204C2">
          <w:pPr>
            <w:pStyle w:val="NoSpacing"/>
            <w:spacing w:before="480" w:line="360" w:lineRule="auto"/>
            <w:rPr>
              <w:rFonts w:ascii="Times New Roman" w:hAnsi="Times New Roman" w:cs="Times New Roman"/>
              <w:sz w:val="28"/>
              <w:lang w:val="en"/>
            </w:rPr>
          </w:pPr>
          <w:r w:rsidRPr="006204C2">
            <w:rPr>
              <w:rFonts w:ascii="Times New Roman" w:hAnsi="Times New Roman" w:cs="Times New Roman"/>
              <w:sz w:val="28"/>
              <w:lang w:val="en"/>
            </w:rPr>
            <w:t>I would like to thank all the technical and teaching staff of the School Computing Science and</w:t>
          </w:r>
          <w:r>
            <w:rPr>
              <w:rFonts w:ascii="Times New Roman" w:hAnsi="Times New Roman" w:cs="Times New Roman"/>
              <w:sz w:val="28"/>
              <w:lang w:val="en"/>
            </w:rPr>
            <w:t xml:space="preserve"> </w:t>
          </w:r>
          <w:r w:rsidRPr="006204C2">
            <w:rPr>
              <w:rFonts w:ascii="Times New Roman" w:hAnsi="Times New Roman" w:cs="Times New Roman"/>
              <w:sz w:val="28"/>
              <w:lang w:val="en"/>
            </w:rPr>
            <w:t>Engineering, who extended directly or indirectly all support.</w:t>
          </w:r>
        </w:p>
        <w:p w14:paraId="21E30FC4" w14:textId="77777777" w:rsidR="00243C91" w:rsidRDefault="00243C91" w:rsidP="000947BB">
          <w:pPr>
            <w:pStyle w:val="NoSpacing"/>
            <w:spacing w:before="480" w:line="360" w:lineRule="auto"/>
            <w:rPr>
              <w:color w:val="4472C4" w:themeColor="accent1"/>
            </w:rPr>
          </w:pPr>
        </w:p>
        <w:p w14:paraId="265E36EB" w14:textId="77777777" w:rsidR="00243C91" w:rsidRDefault="00243C91" w:rsidP="000947BB">
          <w:pPr>
            <w:pStyle w:val="NoSpacing"/>
            <w:spacing w:before="480" w:line="360" w:lineRule="auto"/>
            <w:rPr>
              <w:color w:val="4472C4" w:themeColor="accent1"/>
            </w:rPr>
          </w:pPr>
        </w:p>
        <w:p w14:paraId="4C3EB573" w14:textId="77777777" w:rsidR="00243C91" w:rsidRDefault="00243C91" w:rsidP="000947BB">
          <w:pPr>
            <w:pStyle w:val="NoSpacing"/>
            <w:spacing w:before="480" w:line="360" w:lineRule="auto"/>
            <w:rPr>
              <w:color w:val="4472C4" w:themeColor="accent1"/>
            </w:rPr>
            <w:sectPr w:rsidR="00243C91" w:rsidSect="00C63FE7">
              <w:type w:val="continuous"/>
              <w:pgSz w:w="11906" w:h="16838"/>
              <w:pgMar w:top="1440" w:right="1440" w:bottom="1440" w:left="1440" w:header="708" w:footer="708" w:gutter="0"/>
              <w:pgNumType w:start="0"/>
              <w:cols w:space="708"/>
              <w:titlePg/>
              <w:docGrid w:linePitch="360"/>
            </w:sectPr>
          </w:pPr>
        </w:p>
        <w:p w14:paraId="7A74C125" w14:textId="77777777" w:rsidR="00DE63FA" w:rsidRDefault="00DE63FA" w:rsidP="000947BB">
          <w:pPr>
            <w:pStyle w:val="NoSpacing"/>
            <w:spacing w:before="480" w:line="360" w:lineRule="auto"/>
            <w:rPr>
              <w:color w:val="4472C4" w:themeColor="accent1"/>
            </w:rPr>
            <w:sectPr w:rsidR="00DE63FA" w:rsidSect="00C63FE7">
              <w:type w:val="continuous"/>
              <w:pgSz w:w="11906" w:h="16838"/>
              <w:pgMar w:top="1440" w:right="1440" w:bottom="1440" w:left="1440" w:header="708" w:footer="708" w:gutter="0"/>
              <w:pgNumType w:start="0"/>
              <w:cols w:space="708"/>
              <w:titlePg/>
              <w:docGrid w:linePitch="360"/>
            </w:sectPr>
          </w:pPr>
        </w:p>
        <w:p w14:paraId="0E47A021" w14:textId="26B8B07D" w:rsidR="00DE63FA" w:rsidRDefault="00DE63FA" w:rsidP="000947BB">
          <w:pPr>
            <w:pStyle w:val="NoSpacing"/>
            <w:spacing w:before="480" w:line="360" w:lineRule="auto"/>
            <w:rPr>
              <w:color w:val="4472C4" w:themeColor="accent1"/>
            </w:rPr>
            <w:sectPr w:rsidR="00DE63FA" w:rsidSect="00C63FE7">
              <w:type w:val="continuous"/>
              <w:pgSz w:w="11906" w:h="16838"/>
              <w:pgMar w:top="1440" w:right="1440" w:bottom="1440" w:left="1440" w:header="708" w:footer="708" w:gutter="0"/>
              <w:pgNumType w:start="0"/>
              <w:cols w:space="708"/>
              <w:titlePg/>
              <w:docGrid w:linePitch="360"/>
            </w:sectPr>
          </w:pPr>
        </w:p>
        <w:p w14:paraId="7DCE8418" w14:textId="17D431DA" w:rsidR="00DE63FA" w:rsidRDefault="00DE63FA" w:rsidP="000947BB">
          <w:pPr>
            <w:pStyle w:val="NoSpacing"/>
            <w:spacing w:before="480" w:line="360" w:lineRule="auto"/>
            <w:rPr>
              <w:color w:val="4472C4" w:themeColor="accent1"/>
            </w:rPr>
            <w:sectPr w:rsidR="00DE63FA" w:rsidSect="00C63FE7">
              <w:type w:val="continuous"/>
              <w:pgSz w:w="11906" w:h="16838"/>
              <w:pgMar w:top="1440" w:right="1440" w:bottom="1440" w:left="1440" w:header="708" w:footer="708" w:gutter="0"/>
              <w:pgNumType w:start="0"/>
              <w:cols w:space="708"/>
              <w:titlePg/>
              <w:docGrid w:linePitch="360"/>
            </w:sectPr>
          </w:pPr>
        </w:p>
        <w:p w14:paraId="3715B634" w14:textId="6F89A888" w:rsidR="00DE63FA" w:rsidRDefault="00DE63FA" w:rsidP="000947BB">
          <w:pPr>
            <w:pStyle w:val="NoSpacing"/>
            <w:tabs>
              <w:tab w:val="left" w:pos="3084"/>
            </w:tabs>
            <w:spacing w:before="480" w:line="360" w:lineRule="auto"/>
            <w:rPr>
              <w:color w:val="4472C4" w:themeColor="accent1"/>
            </w:rPr>
            <w:sectPr w:rsidR="00DE63FA" w:rsidSect="00C63FE7">
              <w:type w:val="continuous"/>
              <w:pgSz w:w="11906" w:h="16838"/>
              <w:pgMar w:top="1440" w:right="1440" w:bottom="1440" w:left="1440" w:header="708" w:footer="708" w:gutter="0"/>
              <w:pgNumType w:start="0"/>
              <w:cols w:space="708"/>
              <w:titlePg/>
              <w:docGrid w:linePitch="360"/>
            </w:sectPr>
          </w:pPr>
        </w:p>
        <w:p w14:paraId="27F56AD9" w14:textId="19BB57E8" w:rsidR="00C97D57" w:rsidRPr="00C97D57" w:rsidRDefault="00C97D57" w:rsidP="000947BB">
          <w:pPr>
            <w:rPr>
              <w:rFonts w:eastAsiaTheme="minorEastAsia"/>
              <w:color w:val="4472C4" w:themeColor="accent1"/>
              <w:lang w:val="en-US"/>
            </w:rPr>
            <w:sectPr w:rsidR="00C97D57" w:rsidRPr="00C97D57" w:rsidSect="00C63FE7">
              <w:type w:val="continuous"/>
              <w:pgSz w:w="11906" w:h="16838"/>
              <w:pgMar w:top="1440" w:right="1440" w:bottom="1440" w:left="1440" w:header="708" w:footer="708" w:gutter="0"/>
              <w:pgNumType w:start="0"/>
              <w:cols w:space="708"/>
              <w:titlePg/>
              <w:docGrid w:linePitch="360"/>
            </w:sectPr>
          </w:pPr>
        </w:p>
        <w:p w14:paraId="757BE36A" w14:textId="0D10D0CA" w:rsidR="00DE63FA" w:rsidRPr="00C97D57" w:rsidRDefault="00DE63FA" w:rsidP="000947BB">
          <w:pPr>
            <w:tabs>
              <w:tab w:val="left" w:pos="3084"/>
            </w:tabs>
            <w:rPr>
              <w:lang w:val="en-US"/>
            </w:rPr>
            <w:sectPr w:rsidR="00DE63FA" w:rsidRPr="00C97D57" w:rsidSect="00C63FE7">
              <w:type w:val="continuous"/>
              <w:pgSz w:w="11906" w:h="16838"/>
              <w:pgMar w:top="1440" w:right="1440" w:bottom="1440" w:left="1440" w:header="708" w:footer="708" w:gutter="0"/>
              <w:pgNumType w:start="0"/>
              <w:cols w:space="708"/>
              <w:titlePg/>
              <w:docGrid w:linePitch="360"/>
            </w:sectPr>
          </w:pPr>
        </w:p>
        <w:p w14:paraId="770DFA67" w14:textId="2245BB5A" w:rsidR="005C5EA6" w:rsidRDefault="005C5EA6" w:rsidP="000947BB">
          <w:pPr>
            <w:pStyle w:val="NoSpacing"/>
            <w:spacing w:before="480" w:line="360" w:lineRule="auto"/>
            <w:rPr>
              <w:color w:val="4472C4" w:themeColor="accent1"/>
            </w:rPr>
            <w:sectPr w:rsidR="005C5EA6" w:rsidSect="00C63FE7">
              <w:type w:val="continuous"/>
              <w:pgSz w:w="11906" w:h="16838"/>
              <w:pgMar w:top="1440" w:right="1440" w:bottom="1440" w:left="1440" w:header="708" w:footer="708" w:gutter="0"/>
              <w:pgNumType w:start="0"/>
              <w:cols w:space="708"/>
              <w:titlePg/>
              <w:docGrid w:linePitch="360"/>
            </w:sectPr>
          </w:pPr>
        </w:p>
        <w:p w14:paraId="24CFC15B" w14:textId="77777777" w:rsidR="006C7966" w:rsidRDefault="006C7966" w:rsidP="000947BB">
          <w:pPr>
            <w:rPr>
              <w:rFonts w:ascii="Times New Roman" w:eastAsia="Times New Roman" w:hAnsi="Times New Roman" w:cs="Times New Roman"/>
              <w:b/>
              <w:sz w:val="32"/>
              <w:szCs w:val="32"/>
            </w:rPr>
            <w:sectPr w:rsidR="006C7966" w:rsidSect="00C63FE7">
              <w:type w:val="continuous"/>
              <w:pgSz w:w="11906" w:h="16838"/>
              <w:pgMar w:top="1440" w:right="1440" w:bottom="1440" w:left="1440" w:header="708" w:footer="708" w:gutter="0"/>
              <w:pgNumType w:start="0"/>
              <w:cols w:space="708"/>
              <w:titlePg/>
              <w:docGrid w:linePitch="360"/>
            </w:sectPr>
          </w:pPr>
        </w:p>
        <w:p w14:paraId="441FF6A5" w14:textId="71AD6A31" w:rsidR="009C41C6" w:rsidRPr="00475D36" w:rsidRDefault="009C41C6" w:rsidP="000947BB">
          <w:pPr>
            <w:jc w:val="center"/>
            <w:rPr>
              <w:rFonts w:ascii="Times New Roman" w:eastAsia="Times New Roman" w:hAnsi="Times New Roman" w:cs="Times New Roman"/>
              <w:b/>
              <w:sz w:val="28"/>
              <w:szCs w:val="32"/>
            </w:rPr>
          </w:pPr>
          <w:r w:rsidRPr="00475D36">
            <w:rPr>
              <w:rFonts w:ascii="Times New Roman" w:eastAsia="Times New Roman" w:hAnsi="Times New Roman" w:cs="Times New Roman"/>
              <w:b/>
              <w:sz w:val="28"/>
              <w:szCs w:val="32"/>
            </w:rPr>
            <w:lastRenderedPageBreak/>
            <w:t>LIST OF ABBREVIATIONS</w:t>
          </w:r>
        </w:p>
        <w:p w14:paraId="01FDC644" w14:textId="77777777" w:rsidR="009C41C6" w:rsidRDefault="009C41C6" w:rsidP="000947BB"/>
        <w:p w14:paraId="7FABDA91" w14:textId="77777777" w:rsidR="009C41C6" w:rsidRPr="00281CBB" w:rsidRDefault="009C41C6"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URL - Uniform Resource Locator</w:t>
          </w:r>
        </w:p>
        <w:p w14:paraId="7EECF1E6" w14:textId="65E259D1" w:rsidR="009C41C6" w:rsidRPr="00281CBB" w:rsidRDefault="009C41C6"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D</w:t>
          </w:r>
          <w:r w:rsidR="00066171" w:rsidRPr="00281CBB">
            <w:rPr>
              <w:rFonts w:ascii="Times New Roman" w:eastAsia="Times New Roman" w:hAnsi="Times New Roman" w:cs="Times New Roman"/>
              <w:sz w:val="28"/>
              <w:szCs w:val="28"/>
            </w:rPr>
            <w:t>LL</w:t>
          </w:r>
          <w:r w:rsidRPr="00281CBB">
            <w:rPr>
              <w:rFonts w:ascii="Times New Roman" w:eastAsia="Times New Roman" w:hAnsi="Times New Roman" w:cs="Times New Roman"/>
              <w:sz w:val="28"/>
              <w:szCs w:val="28"/>
            </w:rPr>
            <w:t xml:space="preserve"> - </w:t>
          </w:r>
          <w:r w:rsidR="00066171" w:rsidRPr="00281CBB">
            <w:rPr>
              <w:rFonts w:ascii="Times New Roman" w:eastAsia="Times New Roman" w:hAnsi="Times New Roman" w:cs="Times New Roman"/>
              <w:sz w:val="28"/>
              <w:szCs w:val="28"/>
            </w:rPr>
            <w:t>Dynamic Link Library</w:t>
          </w:r>
        </w:p>
        <w:p w14:paraId="379C868A" w14:textId="63BCE454" w:rsidR="00AA381A" w:rsidRPr="00281CBB" w:rsidRDefault="00AA381A"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DNS - Domain Name System</w:t>
          </w:r>
        </w:p>
        <w:p w14:paraId="6090482D" w14:textId="7CC69F1F" w:rsidR="00AA381A" w:rsidRPr="00281CBB" w:rsidRDefault="00110C5D"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RAT - REMOTE ACCESS TROJON</w:t>
          </w:r>
        </w:p>
        <w:p w14:paraId="6AD35548" w14:textId="18B3BE70" w:rsidR="008B02F6" w:rsidRPr="00281CBB" w:rsidRDefault="008B02F6"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PE – Portable Executable</w:t>
          </w:r>
        </w:p>
        <w:p w14:paraId="17FA13B6" w14:textId="0DC016D5" w:rsidR="0020409B" w:rsidRPr="00281CBB" w:rsidRDefault="00757B18"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ASCII - American Standard Code for Information Interchang</w:t>
          </w:r>
          <w:r w:rsidR="0020409B" w:rsidRPr="00281CBB">
            <w:rPr>
              <w:rFonts w:ascii="Times New Roman" w:eastAsia="Times New Roman" w:hAnsi="Times New Roman" w:cs="Times New Roman"/>
              <w:sz w:val="28"/>
              <w:szCs w:val="28"/>
            </w:rPr>
            <w:t>e</w:t>
          </w:r>
        </w:p>
        <w:p w14:paraId="6E3301D9" w14:textId="6D1892A5" w:rsidR="005431B4" w:rsidRPr="00281CBB" w:rsidRDefault="0020409B"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SHA – Secure Hash Algorithm</w:t>
          </w:r>
        </w:p>
        <w:p w14:paraId="62BEAE90" w14:textId="6D618019" w:rsidR="0020409B" w:rsidRPr="00281CBB" w:rsidRDefault="0020409B"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MD 5 - Message Digest Method 5</w:t>
          </w:r>
        </w:p>
        <w:p w14:paraId="507C2AD4" w14:textId="68FA0BD2" w:rsidR="001F412D" w:rsidRPr="00281CBB" w:rsidRDefault="001F412D"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IOC - Indicators of Compromise</w:t>
          </w:r>
        </w:p>
        <w:p w14:paraId="5BA461C3" w14:textId="518E0E0B" w:rsidR="00686C73" w:rsidRPr="00281CBB" w:rsidRDefault="00686C73"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APT - Advance Persistent Threat</w:t>
          </w:r>
        </w:p>
        <w:p w14:paraId="51BD9D8D" w14:textId="0140D6B8" w:rsidR="00686C73" w:rsidRPr="00281CBB" w:rsidRDefault="00E97C02" w:rsidP="000947BB">
          <w:pPr>
            <w:numPr>
              <w:ilvl w:val="0"/>
              <w:numId w:val="14"/>
            </w:numPr>
            <w:spacing w:after="0"/>
            <w:rPr>
              <w:rFonts w:ascii="Times New Roman" w:eastAsia="Times New Roman" w:hAnsi="Times New Roman" w:cs="Times New Roman"/>
              <w:sz w:val="28"/>
              <w:szCs w:val="28"/>
            </w:rPr>
          </w:pPr>
          <w:r w:rsidRPr="00281CBB">
            <w:rPr>
              <w:rFonts w:ascii="Times New Roman" w:eastAsia="Times New Roman" w:hAnsi="Times New Roman" w:cs="Times New Roman"/>
              <w:sz w:val="28"/>
              <w:szCs w:val="28"/>
            </w:rPr>
            <w:t>Exe – Executable</w:t>
          </w:r>
        </w:p>
        <w:p w14:paraId="17AC20E3" w14:textId="780EBBD9" w:rsidR="00E97C02" w:rsidRPr="00167B38" w:rsidRDefault="00167B38" w:rsidP="000947BB">
          <w:pPr>
            <w:numPr>
              <w:ilvl w:val="0"/>
              <w:numId w:val="14"/>
            </w:numPr>
            <w:spacing w:after="0"/>
            <w:rPr>
              <w:rFonts w:ascii="Times New Roman" w:eastAsia="Times New Roman" w:hAnsi="Times New Roman" w:cs="Times New Roman"/>
              <w:sz w:val="24"/>
              <w:szCs w:val="28"/>
            </w:rPr>
          </w:pPr>
          <w:r w:rsidRPr="00167B38">
            <w:rPr>
              <w:rFonts w:ascii="Times New Roman" w:eastAsia="Times New Roman" w:hAnsi="Times New Roman" w:cs="Times New Roman"/>
              <w:sz w:val="28"/>
              <w:szCs w:val="28"/>
            </w:rPr>
            <w:t>IOCTA - Internet Organised Crime Threat Assessment</w:t>
          </w:r>
        </w:p>
        <w:p w14:paraId="68497CF3" w14:textId="77777777" w:rsidR="00167B38" w:rsidRPr="00E97C02" w:rsidRDefault="00167B38" w:rsidP="000947BB">
          <w:pPr>
            <w:spacing w:after="0"/>
            <w:ind w:left="501"/>
            <w:rPr>
              <w:rFonts w:ascii="Times New Roman" w:eastAsia="Times New Roman" w:hAnsi="Times New Roman" w:cs="Times New Roman"/>
              <w:sz w:val="24"/>
              <w:szCs w:val="28"/>
            </w:rPr>
          </w:pPr>
        </w:p>
        <w:p w14:paraId="1D6C3A9F" w14:textId="46252642" w:rsidR="00C27C81" w:rsidRPr="00686C73" w:rsidRDefault="00C27C81" w:rsidP="000947BB">
          <w:pPr>
            <w:spacing w:after="0"/>
            <w:ind w:left="501"/>
            <w:rPr>
              <w:rFonts w:ascii="Times New Roman" w:eastAsia="Times New Roman" w:hAnsi="Times New Roman" w:cs="Times New Roman"/>
              <w:sz w:val="28"/>
              <w:szCs w:val="28"/>
            </w:rPr>
          </w:pPr>
          <w:r w:rsidRPr="00686C73">
            <w:rPr>
              <w:rFonts w:ascii="Times New Roman" w:hAnsi="Times New Roman" w:cs="Times New Roman"/>
              <w:color w:val="4472C4" w:themeColor="accent1"/>
              <w:sz w:val="24"/>
            </w:rPr>
            <w:br/>
          </w:r>
          <w:r w:rsidRPr="00686C73">
            <w:rPr>
              <w:rFonts w:ascii="Times New Roman" w:hAnsi="Times New Roman" w:cs="Times New Roman"/>
              <w:color w:val="4472C4" w:themeColor="accent1"/>
            </w:rPr>
            <w:br/>
          </w:r>
        </w:p>
        <w:p w14:paraId="7941F9F3" w14:textId="59F7076F" w:rsidR="00C27C81" w:rsidRPr="006C7966" w:rsidRDefault="00F83599" w:rsidP="000947BB">
          <w:pPr>
            <w:rPr>
              <w:rFonts w:eastAsiaTheme="minorEastAsia"/>
              <w:color w:val="4472C4" w:themeColor="accent1"/>
              <w:lang w:val="en-US"/>
            </w:rPr>
            <w:sectPr w:rsidR="00C27C81" w:rsidRPr="006C7966" w:rsidSect="00C63FE7">
              <w:type w:val="continuous"/>
              <w:pgSz w:w="11906" w:h="16838"/>
              <w:pgMar w:top="1440" w:right="1440" w:bottom="1440" w:left="1440" w:header="708" w:footer="708" w:gutter="0"/>
              <w:pgNumType w:start="0"/>
              <w:cols w:space="708"/>
              <w:titlePg/>
              <w:docGrid w:linePitch="360"/>
            </w:sectPr>
          </w:pPr>
          <w:r>
            <w:rPr>
              <w:noProof/>
              <w:color w:val="4472C4" w:themeColor="accent1"/>
            </w:rPr>
            <mc:AlternateContent>
              <mc:Choice Requires="wps">
                <w:drawing>
                  <wp:anchor distT="0" distB="0" distL="114300" distR="114300" simplePos="0" relativeHeight="251658244" behindDoc="0" locked="0" layoutInCell="1" allowOverlap="1" wp14:anchorId="74E51014" wp14:editId="27DBBDAA">
                    <wp:simplePos x="0" y="0"/>
                    <wp:positionH relativeFrom="column">
                      <wp:posOffset>5399405</wp:posOffset>
                    </wp:positionH>
                    <wp:positionV relativeFrom="paragraph">
                      <wp:posOffset>3526578</wp:posOffset>
                    </wp:positionV>
                    <wp:extent cx="894080" cy="457200"/>
                    <wp:effectExtent l="0" t="0" r="20320" b="19050"/>
                    <wp:wrapNone/>
                    <wp:docPr id="5" name="Text Box 5"/>
                    <wp:cNvGraphicFramePr/>
                    <a:graphic xmlns:a="http://schemas.openxmlformats.org/drawingml/2006/main">
                      <a:graphicData uri="http://schemas.microsoft.com/office/word/2010/wordprocessingShape">
                        <wps:wsp>
                          <wps:cNvSpPr txBox="1"/>
                          <wps:spPr>
                            <a:xfrm>
                              <a:off x="0" y="0"/>
                              <a:ext cx="894080" cy="457200"/>
                            </a:xfrm>
                            <a:prstGeom prst="rect">
                              <a:avLst/>
                            </a:prstGeom>
                            <a:solidFill>
                              <a:schemeClr val="lt1"/>
                            </a:solidFill>
                            <a:ln w="6350">
                              <a:solidFill>
                                <a:schemeClr val="bg1"/>
                              </a:solidFill>
                            </a:ln>
                          </wps:spPr>
                          <wps:txbx>
                            <w:txbxContent>
                              <w:p w14:paraId="735B2A23" w14:textId="34593EDD" w:rsidR="00A21BED" w:rsidRPr="00B64623" w:rsidRDefault="00A21BED" w:rsidP="00F83599">
                                <w:pPr>
                                  <w:ind w:firstLine="720"/>
                                  <w:rPr>
                                    <w:rFonts w:ascii="Times New Roman" w:hAnsi="Times New Roman" w:cs="Times New Roman"/>
                                    <w:sz w:val="32"/>
                                  </w:rPr>
                                </w:pPr>
                                <w:r w:rsidRPr="00B64623">
                                  <w:rPr>
                                    <w:rFonts w:ascii="Times New Roman" w:hAnsi="Times New Roman" w:cs="Times New Roman"/>
                                    <w:sz w:val="32"/>
                                  </w:rPr>
                                  <w:t>i</w:t>
                                </w:r>
                                <w:r>
                                  <w:rPr>
                                    <w:rFonts w:ascii="Times New Roman" w:hAnsi="Times New Roman" w:cs="Times New Roman"/>
                                    <w:sz w:val="32"/>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E51014" id="Text Box 5" o:spid="_x0000_s1028" type="#_x0000_t202" style="position:absolute;margin-left:425.15pt;margin-top:277.7pt;width:70.4pt;height:36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" fillcolor="white [3201]" strokecolor="white [3212]" strokeweight=".5pt">
                    <v:textbox>
                      <w:txbxContent>
                        <w:p w14:paraId="735B2A23" w14:textId="34593EDD" w:rsidR="00A21BED" w:rsidRPr="00B64623" w:rsidRDefault="00A21BED" w:rsidP="00F83599">
                          <w:pPr>
                            <w:ind w:firstLine="720"/>
                            <w:rPr>
                              <w:rFonts w:ascii="Times New Roman" w:hAnsi="Times New Roman" w:cs="Times New Roman"/>
                              <w:sz w:val="32"/>
                            </w:rPr>
                          </w:pPr>
                          <w:r w:rsidRPr="00B64623">
                            <w:rPr>
                              <w:rFonts w:ascii="Times New Roman" w:hAnsi="Times New Roman" w:cs="Times New Roman"/>
                              <w:sz w:val="32"/>
                            </w:rPr>
                            <w:t>i</w:t>
                          </w:r>
                          <w:r>
                            <w:rPr>
                              <w:rFonts w:ascii="Times New Roman" w:hAnsi="Times New Roman" w:cs="Times New Roman"/>
                              <w:sz w:val="32"/>
                            </w:rPr>
                            <w:t>ii</w:t>
                          </w:r>
                        </w:p>
                      </w:txbxContent>
                    </v:textbox>
                  </v:shape>
                </w:pict>
              </mc:Fallback>
            </mc:AlternateContent>
          </w:r>
          <w:r w:rsidR="00B64623">
            <w:rPr>
              <w:noProof/>
              <w:color w:val="4472C4" w:themeColor="accent1"/>
            </w:rPr>
            <mc:AlternateContent>
              <mc:Choice Requires="wps">
                <w:drawing>
                  <wp:anchor distT="0" distB="0" distL="114300" distR="114300" simplePos="0" relativeHeight="251658241" behindDoc="0" locked="0" layoutInCell="1" allowOverlap="1" wp14:anchorId="3D08B97D" wp14:editId="7E59D91D">
                    <wp:simplePos x="0" y="0"/>
                    <wp:positionH relativeFrom="column">
                      <wp:posOffset>5445760</wp:posOffset>
                    </wp:positionH>
                    <wp:positionV relativeFrom="paragraph">
                      <wp:posOffset>4617720</wp:posOffset>
                    </wp:positionV>
                    <wp:extent cx="894080" cy="457200"/>
                    <wp:effectExtent l="0" t="0" r="20320" b="19050"/>
                    <wp:wrapNone/>
                    <wp:docPr id="2" name="Text Box 2"/>
                    <wp:cNvGraphicFramePr/>
                    <a:graphic xmlns:a="http://schemas.openxmlformats.org/drawingml/2006/main">
                      <a:graphicData uri="http://schemas.microsoft.com/office/word/2010/wordprocessingShape">
                        <wps:wsp>
                          <wps:cNvSpPr txBox="1"/>
                          <wps:spPr>
                            <a:xfrm>
                              <a:off x="0" y="0"/>
                              <a:ext cx="894080" cy="457200"/>
                            </a:xfrm>
                            <a:prstGeom prst="rect">
                              <a:avLst/>
                            </a:prstGeom>
                            <a:solidFill>
                              <a:schemeClr val="lt1"/>
                            </a:solidFill>
                            <a:ln w="6350">
                              <a:solidFill>
                                <a:schemeClr val="bg1"/>
                              </a:solidFill>
                            </a:ln>
                          </wps:spPr>
                          <wps:txbx>
                            <w:txbxContent>
                              <w:p w14:paraId="2D5120A6" w14:textId="23C95004" w:rsidR="00A21BED" w:rsidRPr="00B64623" w:rsidRDefault="00A21BED" w:rsidP="00B64623">
                                <w:pPr>
                                  <w:ind w:firstLine="720"/>
                                  <w:rPr>
                                    <w:rFonts w:ascii="Times New Roman" w:hAnsi="Times New Roman" w:cs="Times New Roman"/>
                                    <w:sz w:val="32"/>
                                  </w:rPr>
                                </w:pPr>
                                <w:r w:rsidRPr="00B64623">
                                  <w:rPr>
                                    <w:rFonts w:ascii="Times New Roman" w:hAnsi="Times New Roman" w:cs="Times New Roman"/>
                                    <w:sz w:val="32"/>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08B97D" id="Text Box 2" o:spid="_x0000_s1029" type="#_x0000_t202" style="position:absolute;margin-left:428.8pt;margin-top:363.6pt;width:70.4pt;height:3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" fillcolor="white [3201]" strokecolor="white [3212]" strokeweight=".5pt">
                    <v:textbox>
                      <w:txbxContent>
                        <w:p w14:paraId="2D5120A6" w14:textId="23C95004" w:rsidR="00A21BED" w:rsidRPr="00B64623" w:rsidRDefault="00A21BED" w:rsidP="00B64623">
                          <w:pPr>
                            <w:ind w:firstLine="720"/>
                            <w:rPr>
                              <w:rFonts w:ascii="Times New Roman" w:hAnsi="Times New Roman" w:cs="Times New Roman"/>
                              <w:sz w:val="32"/>
                            </w:rPr>
                          </w:pPr>
                          <w:r w:rsidRPr="00B64623">
                            <w:rPr>
                              <w:rFonts w:ascii="Times New Roman" w:hAnsi="Times New Roman" w:cs="Times New Roman"/>
                              <w:sz w:val="32"/>
                            </w:rPr>
                            <w:t>iii</w:t>
                          </w:r>
                        </w:p>
                      </w:txbxContent>
                    </v:textbox>
                  </v:shape>
                </w:pict>
              </mc:Fallback>
            </mc:AlternateContent>
          </w:r>
          <w:r w:rsidR="00C27C81">
            <w:rPr>
              <w:color w:val="4472C4" w:themeColor="accent1"/>
            </w:rPr>
            <w:br w:type="page"/>
          </w:r>
        </w:p>
        <w:p w14:paraId="1DD3394E" w14:textId="5024DE2D" w:rsidR="009C41C6" w:rsidRPr="00475D36" w:rsidRDefault="009C41C6" w:rsidP="000947BB">
          <w:pPr>
            <w:jc w:val="center"/>
            <w:rPr>
              <w:rFonts w:ascii="Times New Roman" w:eastAsia="Times New Roman" w:hAnsi="Times New Roman" w:cs="Times New Roman"/>
              <w:sz w:val="28"/>
              <w:szCs w:val="32"/>
            </w:rPr>
          </w:pPr>
          <w:r w:rsidRPr="00475D36">
            <w:rPr>
              <w:rFonts w:ascii="Times New Roman" w:eastAsia="Times New Roman" w:hAnsi="Times New Roman" w:cs="Times New Roman"/>
              <w:b/>
              <w:sz w:val="28"/>
              <w:szCs w:val="32"/>
            </w:rPr>
            <w:lastRenderedPageBreak/>
            <w:t>LIST OF FIGURES AND GRAPHS</w:t>
          </w:r>
        </w:p>
        <w:p w14:paraId="4B4A301D" w14:textId="77777777" w:rsidR="009C41C6" w:rsidRPr="009C41C6" w:rsidRDefault="009C41C6" w:rsidP="000947BB">
          <w:pPr>
            <w:jc w:val="center"/>
            <w:rPr>
              <w:rFonts w:ascii="Times New Roman" w:eastAsia="Times New Roman" w:hAnsi="Times New Roman" w:cs="Times New Roman"/>
              <w:sz w:val="36"/>
              <w:szCs w:val="32"/>
            </w:rPr>
          </w:pPr>
        </w:p>
        <w:p w14:paraId="7824AD03" w14:textId="77777777" w:rsidR="009C41C6" w:rsidRDefault="009C41C6" w:rsidP="000947BB">
          <w:pPr>
            <w:jc w:val="center"/>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1305"/>
            <w:gridCol w:w="6662"/>
            <w:gridCol w:w="994"/>
          </w:tblGrid>
          <w:tr w:rsidR="00C03EBA" w:rsidRPr="00C03EBA" w14:paraId="578D100D" w14:textId="77777777" w:rsidTr="00C03EBA">
            <w:trPr>
              <w:trHeight w:val="372"/>
              <w:jc w:val="center"/>
            </w:trPr>
            <w:tc>
              <w:tcPr>
                <w:tcW w:w="1271" w:type="dxa"/>
                <w:noWrap/>
                <w:hideMark/>
              </w:tcPr>
              <w:p w14:paraId="705C5A79" w14:textId="77777777" w:rsidR="00C03EBA" w:rsidRPr="00C03EBA" w:rsidRDefault="00C03EBA" w:rsidP="00C03EBA">
                <w:pPr>
                  <w:tabs>
                    <w:tab w:val="left" w:pos="6336"/>
                  </w:tabs>
                  <w:jc w:val="center"/>
                  <w:rPr>
                    <w:rFonts w:ascii="Times New Roman" w:eastAsia="Times New Roman" w:hAnsi="Times New Roman" w:cs="Times New Roman"/>
                    <w:b/>
                    <w:sz w:val="28"/>
                    <w:szCs w:val="28"/>
                  </w:rPr>
                </w:pPr>
                <w:r w:rsidRPr="00C03EBA">
                  <w:rPr>
                    <w:rFonts w:ascii="Times New Roman" w:eastAsia="Times New Roman" w:hAnsi="Times New Roman" w:cs="Times New Roman"/>
                    <w:b/>
                    <w:sz w:val="28"/>
                    <w:szCs w:val="28"/>
                  </w:rPr>
                  <w:t>FIGURE NO.</w:t>
                </w:r>
              </w:p>
            </w:tc>
            <w:tc>
              <w:tcPr>
                <w:tcW w:w="6662" w:type="dxa"/>
                <w:noWrap/>
                <w:hideMark/>
              </w:tcPr>
              <w:p w14:paraId="2207C540" w14:textId="77777777" w:rsidR="00C03EBA" w:rsidRPr="00C03EBA" w:rsidRDefault="00C03EBA" w:rsidP="00C03EBA">
                <w:pPr>
                  <w:tabs>
                    <w:tab w:val="left" w:pos="6336"/>
                  </w:tabs>
                  <w:jc w:val="center"/>
                  <w:rPr>
                    <w:rFonts w:ascii="Times New Roman" w:eastAsia="Times New Roman" w:hAnsi="Times New Roman" w:cs="Times New Roman"/>
                    <w:b/>
                    <w:sz w:val="28"/>
                    <w:szCs w:val="28"/>
                  </w:rPr>
                </w:pPr>
                <w:r w:rsidRPr="00C03EBA">
                  <w:rPr>
                    <w:rFonts w:ascii="Times New Roman" w:eastAsia="Times New Roman" w:hAnsi="Times New Roman" w:cs="Times New Roman"/>
                    <w:b/>
                    <w:sz w:val="28"/>
                    <w:szCs w:val="28"/>
                  </w:rPr>
                  <w:t>TITLE</w:t>
                </w:r>
              </w:p>
            </w:tc>
            <w:tc>
              <w:tcPr>
                <w:tcW w:w="994" w:type="dxa"/>
                <w:noWrap/>
                <w:hideMark/>
              </w:tcPr>
              <w:p w14:paraId="1F26F44E" w14:textId="77777777" w:rsidR="00C03EBA" w:rsidRPr="00C03EBA" w:rsidRDefault="00C03EBA" w:rsidP="00C03EBA">
                <w:pPr>
                  <w:tabs>
                    <w:tab w:val="left" w:pos="6336"/>
                  </w:tabs>
                  <w:jc w:val="center"/>
                  <w:rPr>
                    <w:rFonts w:ascii="Times New Roman" w:eastAsia="Times New Roman" w:hAnsi="Times New Roman" w:cs="Times New Roman"/>
                    <w:b/>
                    <w:sz w:val="28"/>
                    <w:szCs w:val="28"/>
                  </w:rPr>
                </w:pPr>
                <w:r w:rsidRPr="00C03EBA">
                  <w:rPr>
                    <w:rFonts w:ascii="Times New Roman" w:eastAsia="Times New Roman" w:hAnsi="Times New Roman" w:cs="Times New Roman"/>
                    <w:b/>
                    <w:sz w:val="28"/>
                    <w:szCs w:val="28"/>
                  </w:rPr>
                  <w:t>PAGE NO.</w:t>
                </w:r>
              </w:p>
            </w:tc>
          </w:tr>
          <w:tr w:rsidR="00C03EBA" w:rsidRPr="00C03EBA" w14:paraId="3909E82F" w14:textId="77777777" w:rsidTr="00C03EBA">
            <w:trPr>
              <w:trHeight w:val="603"/>
              <w:jc w:val="center"/>
            </w:trPr>
            <w:tc>
              <w:tcPr>
                <w:tcW w:w="1271" w:type="dxa"/>
                <w:vMerge w:val="restart"/>
                <w:noWrap/>
                <w:hideMark/>
              </w:tcPr>
              <w:p w14:paraId="585E9C7A" w14:textId="77777777" w:rsidR="00C03EBA" w:rsidRDefault="00C03EBA" w:rsidP="00C03EBA">
                <w:pPr>
                  <w:tabs>
                    <w:tab w:val="left" w:pos="6336"/>
                  </w:tabs>
                  <w:jc w:val="center"/>
                  <w:rPr>
                    <w:rFonts w:ascii="Times New Roman" w:eastAsia="Times New Roman" w:hAnsi="Times New Roman" w:cs="Times New Roman"/>
                    <w:sz w:val="28"/>
                    <w:szCs w:val="28"/>
                  </w:rPr>
                </w:pPr>
              </w:p>
              <w:p w14:paraId="59AD98BD" w14:textId="39BE6612"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1</w:t>
                </w:r>
              </w:p>
            </w:tc>
            <w:tc>
              <w:tcPr>
                <w:tcW w:w="6662" w:type="dxa"/>
                <w:vMerge w:val="restart"/>
                <w:noWrap/>
                <w:hideMark/>
              </w:tcPr>
              <w:p w14:paraId="3327F4F9" w14:textId="77777777" w:rsidR="00C03EBA" w:rsidRDefault="00C03EBA" w:rsidP="00C03EBA">
                <w:pPr>
                  <w:tabs>
                    <w:tab w:val="left" w:pos="6336"/>
                  </w:tabs>
                  <w:jc w:val="center"/>
                  <w:rPr>
                    <w:rFonts w:ascii="Times New Roman" w:eastAsia="Times New Roman" w:hAnsi="Times New Roman" w:cs="Times New Roman"/>
                    <w:sz w:val="28"/>
                    <w:szCs w:val="28"/>
                  </w:rPr>
                </w:pPr>
              </w:p>
              <w:p w14:paraId="73C97894" w14:textId="40A5C94A"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EVOLUTION OF MALWARE</w:t>
                </w:r>
              </w:p>
            </w:tc>
            <w:tc>
              <w:tcPr>
                <w:tcW w:w="994" w:type="dxa"/>
                <w:vMerge w:val="restart"/>
                <w:noWrap/>
                <w:hideMark/>
              </w:tcPr>
              <w:p w14:paraId="23E4ED39" w14:textId="77777777" w:rsidR="00C03EBA" w:rsidRDefault="00C03EBA" w:rsidP="00C03EBA">
                <w:pPr>
                  <w:tabs>
                    <w:tab w:val="left" w:pos="6336"/>
                  </w:tabs>
                  <w:jc w:val="center"/>
                  <w:rPr>
                    <w:rFonts w:ascii="Times New Roman" w:eastAsia="Times New Roman" w:hAnsi="Times New Roman" w:cs="Times New Roman"/>
                    <w:sz w:val="28"/>
                    <w:szCs w:val="28"/>
                  </w:rPr>
                </w:pPr>
              </w:p>
              <w:p w14:paraId="1323B184" w14:textId="1EEDCD2D"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3</w:t>
                </w:r>
              </w:p>
            </w:tc>
          </w:tr>
          <w:tr w:rsidR="00C03EBA" w:rsidRPr="00C03EBA" w14:paraId="14690B0E" w14:textId="77777777" w:rsidTr="00C03EBA">
            <w:trPr>
              <w:trHeight w:val="603"/>
              <w:jc w:val="center"/>
            </w:trPr>
            <w:tc>
              <w:tcPr>
                <w:tcW w:w="1271" w:type="dxa"/>
                <w:vMerge/>
                <w:hideMark/>
              </w:tcPr>
              <w:p w14:paraId="4C1D25DF"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6662" w:type="dxa"/>
                <w:vMerge/>
                <w:hideMark/>
              </w:tcPr>
              <w:p w14:paraId="1542AAD7"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994" w:type="dxa"/>
                <w:vMerge/>
                <w:hideMark/>
              </w:tcPr>
              <w:p w14:paraId="39A0B0E1"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r>
          <w:tr w:rsidR="00C03EBA" w:rsidRPr="00C03EBA" w14:paraId="37E6DE10" w14:textId="77777777" w:rsidTr="00C03EBA">
            <w:trPr>
              <w:trHeight w:val="603"/>
              <w:jc w:val="center"/>
            </w:trPr>
            <w:tc>
              <w:tcPr>
                <w:tcW w:w="1271" w:type="dxa"/>
                <w:vMerge w:val="restart"/>
                <w:noWrap/>
                <w:hideMark/>
              </w:tcPr>
              <w:p w14:paraId="32306BCB" w14:textId="77777777" w:rsidR="00C03EBA" w:rsidRDefault="00C03EBA" w:rsidP="00C03EBA">
                <w:pPr>
                  <w:tabs>
                    <w:tab w:val="left" w:pos="6336"/>
                  </w:tabs>
                  <w:jc w:val="center"/>
                  <w:rPr>
                    <w:rFonts w:ascii="Times New Roman" w:eastAsia="Times New Roman" w:hAnsi="Times New Roman" w:cs="Times New Roman"/>
                    <w:sz w:val="28"/>
                    <w:szCs w:val="28"/>
                  </w:rPr>
                </w:pPr>
              </w:p>
              <w:p w14:paraId="1CD9D06F" w14:textId="6FEEAB59"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2</w:t>
                </w:r>
              </w:p>
            </w:tc>
            <w:tc>
              <w:tcPr>
                <w:tcW w:w="6662" w:type="dxa"/>
                <w:vMerge w:val="restart"/>
                <w:noWrap/>
                <w:hideMark/>
              </w:tcPr>
              <w:p w14:paraId="68ADD5C4" w14:textId="77777777" w:rsidR="00C03EBA" w:rsidRDefault="00C03EBA" w:rsidP="00C03EBA">
                <w:pPr>
                  <w:tabs>
                    <w:tab w:val="left" w:pos="6336"/>
                  </w:tabs>
                  <w:jc w:val="center"/>
                  <w:rPr>
                    <w:rFonts w:ascii="Times New Roman" w:eastAsia="Times New Roman" w:hAnsi="Times New Roman" w:cs="Times New Roman"/>
                    <w:sz w:val="28"/>
                    <w:szCs w:val="28"/>
                  </w:rPr>
                </w:pPr>
              </w:p>
              <w:p w14:paraId="6B1DFC93" w14:textId="3A8DB036"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HARDWARE AND SOFTWARE REQUIREMENTS</w:t>
                </w:r>
              </w:p>
            </w:tc>
            <w:tc>
              <w:tcPr>
                <w:tcW w:w="994" w:type="dxa"/>
                <w:vMerge w:val="restart"/>
                <w:noWrap/>
                <w:hideMark/>
              </w:tcPr>
              <w:p w14:paraId="2128F00C" w14:textId="77777777" w:rsidR="00C03EBA" w:rsidRDefault="00C03EBA" w:rsidP="00C03EBA">
                <w:pPr>
                  <w:tabs>
                    <w:tab w:val="left" w:pos="6336"/>
                  </w:tabs>
                  <w:jc w:val="center"/>
                  <w:rPr>
                    <w:rFonts w:ascii="Times New Roman" w:eastAsia="Times New Roman" w:hAnsi="Times New Roman" w:cs="Times New Roman"/>
                    <w:sz w:val="28"/>
                    <w:szCs w:val="28"/>
                  </w:rPr>
                </w:pPr>
              </w:p>
              <w:p w14:paraId="786F93D4" w14:textId="206D6E30"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9</w:t>
                </w:r>
              </w:p>
            </w:tc>
          </w:tr>
          <w:tr w:rsidR="00C03EBA" w:rsidRPr="00C03EBA" w14:paraId="7083BF79" w14:textId="77777777" w:rsidTr="00C03EBA">
            <w:trPr>
              <w:trHeight w:val="603"/>
              <w:jc w:val="center"/>
            </w:trPr>
            <w:tc>
              <w:tcPr>
                <w:tcW w:w="1271" w:type="dxa"/>
                <w:vMerge/>
                <w:hideMark/>
              </w:tcPr>
              <w:p w14:paraId="2EE1D9F7"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6662" w:type="dxa"/>
                <w:vMerge/>
                <w:hideMark/>
              </w:tcPr>
              <w:p w14:paraId="29739D84"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994" w:type="dxa"/>
                <w:vMerge/>
                <w:hideMark/>
              </w:tcPr>
              <w:p w14:paraId="536EA10D"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r>
          <w:tr w:rsidR="00C03EBA" w:rsidRPr="00C03EBA" w14:paraId="29DBA576" w14:textId="77777777" w:rsidTr="00C03EBA">
            <w:trPr>
              <w:trHeight w:val="603"/>
              <w:jc w:val="center"/>
            </w:trPr>
            <w:tc>
              <w:tcPr>
                <w:tcW w:w="1271" w:type="dxa"/>
                <w:vMerge w:val="restart"/>
                <w:noWrap/>
                <w:hideMark/>
              </w:tcPr>
              <w:p w14:paraId="631F1486" w14:textId="77777777" w:rsidR="00C03EBA" w:rsidRDefault="00C03EBA" w:rsidP="00C03EBA">
                <w:pPr>
                  <w:tabs>
                    <w:tab w:val="left" w:pos="6336"/>
                  </w:tabs>
                  <w:jc w:val="center"/>
                  <w:rPr>
                    <w:rFonts w:ascii="Times New Roman" w:eastAsia="Times New Roman" w:hAnsi="Times New Roman" w:cs="Times New Roman"/>
                    <w:sz w:val="28"/>
                    <w:szCs w:val="28"/>
                  </w:rPr>
                </w:pPr>
              </w:p>
              <w:p w14:paraId="09556F36" w14:textId="06A42B55"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3</w:t>
                </w:r>
              </w:p>
            </w:tc>
            <w:tc>
              <w:tcPr>
                <w:tcW w:w="6662" w:type="dxa"/>
                <w:vMerge w:val="restart"/>
                <w:noWrap/>
                <w:hideMark/>
              </w:tcPr>
              <w:p w14:paraId="4470C142" w14:textId="77777777" w:rsidR="00C03EBA" w:rsidRDefault="00C03EBA" w:rsidP="00C03EBA">
                <w:pPr>
                  <w:tabs>
                    <w:tab w:val="left" w:pos="6336"/>
                  </w:tabs>
                  <w:jc w:val="center"/>
                  <w:rPr>
                    <w:rFonts w:ascii="Times New Roman" w:eastAsia="Times New Roman" w:hAnsi="Times New Roman" w:cs="Times New Roman"/>
                    <w:sz w:val="28"/>
                    <w:szCs w:val="28"/>
                  </w:rPr>
                </w:pPr>
              </w:p>
              <w:p w14:paraId="2D980D9C" w14:textId="487B7CD5"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FLOW DIAGRAM</w:t>
                </w:r>
              </w:p>
            </w:tc>
            <w:tc>
              <w:tcPr>
                <w:tcW w:w="994" w:type="dxa"/>
                <w:vMerge w:val="restart"/>
                <w:noWrap/>
                <w:hideMark/>
              </w:tcPr>
              <w:p w14:paraId="4D110F21" w14:textId="77777777" w:rsidR="00C03EBA" w:rsidRDefault="00C03EBA" w:rsidP="00C03EBA">
                <w:pPr>
                  <w:tabs>
                    <w:tab w:val="left" w:pos="6336"/>
                  </w:tabs>
                  <w:jc w:val="center"/>
                  <w:rPr>
                    <w:rFonts w:ascii="Times New Roman" w:eastAsia="Times New Roman" w:hAnsi="Times New Roman" w:cs="Times New Roman"/>
                    <w:sz w:val="28"/>
                    <w:szCs w:val="28"/>
                  </w:rPr>
                </w:pPr>
              </w:p>
              <w:p w14:paraId="3D4EECD8" w14:textId="34B2DE90"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14</w:t>
                </w:r>
              </w:p>
            </w:tc>
          </w:tr>
          <w:tr w:rsidR="00C03EBA" w:rsidRPr="00C03EBA" w14:paraId="629C75FE" w14:textId="77777777" w:rsidTr="00C03EBA">
            <w:trPr>
              <w:trHeight w:val="603"/>
              <w:jc w:val="center"/>
            </w:trPr>
            <w:tc>
              <w:tcPr>
                <w:tcW w:w="1271" w:type="dxa"/>
                <w:vMerge/>
                <w:hideMark/>
              </w:tcPr>
              <w:p w14:paraId="6A67731C"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6662" w:type="dxa"/>
                <w:vMerge/>
                <w:hideMark/>
              </w:tcPr>
              <w:p w14:paraId="1DB7F1CF"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994" w:type="dxa"/>
                <w:vMerge/>
                <w:hideMark/>
              </w:tcPr>
              <w:p w14:paraId="34C4569C"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r>
          <w:tr w:rsidR="00C03EBA" w:rsidRPr="00C03EBA" w14:paraId="1581C797" w14:textId="77777777" w:rsidTr="00C03EBA">
            <w:trPr>
              <w:trHeight w:val="603"/>
              <w:jc w:val="center"/>
            </w:trPr>
            <w:tc>
              <w:tcPr>
                <w:tcW w:w="1271" w:type="dxa"/>
                <w:vMerge w:val="restart"/>
                <w:noWrap/>
                <w:hideMark/>
              </w:tcPr>
              <w:p w14:paraId="0C6D54C8" w14:textId="77777777" w:rsidR="00C03EBA" w:rsidRDefault="00C03EBA" w:rsidP="00C03EBA">
                <w:pPr>
                  <w:tabs>
                    <w:tab w:val="left" w:pos="6336"/>
                  </w:tabs>
                  <w:jc w:val="center"/>
                  <w:rPr>
                    <w:rFonts w:ascii="Times New Roman" w:eastAsia="Times New Roman" w:hAnsi="Times New Roman" w:cs="Times New Roman"/>
                    <w:sz w:val="28"/>
                    <w:szCs w:val="28"/>
                  </w:rPr>
                </w:pPr>
              </w:p>
              <w:p w14:paraId="27678DE2" w14:textId="3A633ECF"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4</w:t>
                </w:r>
              </w:p>
            </w:tc>
            <w:tc>
              <w:tcPr>
                <w:tcW w:w="6662" w:type="dxa"/>
                <w:vMerge w:val="restart"/>
                <w:noWrap/>
                <w:hideMark/>
              </w:tcPr>
              <w:p w14:paraId="413442DD" w14:textId="77777777" w:rsidR="00C03EBA" w:rsidRDefault="00C03EBA" w:rsidP="00C03EBA">
                <w:pPr>
                  <w:tabs>
                    <w:tab w:val="left" w:pos="6336"/>
                  </w:tabs>
                  <w:jc w:val="center"/>
                  <w:rPr>
                    <w:rFonts w:ascii="Times New Roman" w:eastAsia="Times New Roman" w:hAnsi="Times New Roman" w:cs="Times New Roman"/>
                    <w:sz w:val="28"/>
                    <w:szCs w:val="28"/>
                  </w:rPr>
                </w:pPr>
              </w:p>
              <w:p w14:paraId="4ABACD33" w14:textId="7ECE08CB"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IMPLEMENTATION PROCEDURE (STATIC ANALYSIS)</w:t>
                </w:r>
              </w:p>
            </w:tc>
            <w:tc>
              <w:tcPr>
                <w:tcW w:w="994" w:type="dxa"/>
                <w:vMerge w:val="restart"/>
                <w:noWrap/>
                <w:hideMark/>
              </w:tcPr>
              <w:p w14:paraId="45C01D28" w14:textId="77777777" w:rsidR="00C03EBA" w:rsidRDefault="00C03EBA" w:rsidP="00C03EBA">
                <w:pPr>
                  <w:tabs>
                    <w:tab w:val="left" w:pos="6336"/>
                  </w:tabs>
                  <w:jc w:val="center"/>
                  <w:rPr>
                    <w:rFonts w:ascii="Times New Roman" w:eastAsia="Times New Roman" w:hAnsi="Times New Roman" w:cs="Times New Roman"/>
                    <w:sz w:val="28"/>
                    <w:szCs w:val="28"/>
                  </w:rPr>
                </w:pPr>
              </w:p>
              <w:p w14:paraId="7B5EFCE8" w14:textId="1160B302"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16</w:t>
                </w:r>
              </w:p>
            </w:tc>
          </w:tr>
          <w:tr w:rsidR="00C03EBA" w:rsidRPr="00C03EBA" w14:paraId="3698766D" w14:textId="77777777" w:rsidTr="00C03EBA">
            <w:trPr>
              <w:trHeight w:val="603"/>
              <w:jc w:val="center"/>
            </w:trPr>
            <w:tc>
              <w:tcPr>
                <w:tcW w:w="1271" w:type="dxa"/>
                <w:vMerge/>
                <w:hideMark/>
              </w:tcPr>
              <w:p w14:paraId="2ED2AF71"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6662" w:type="dxa"/>
                <w:vMerge/>
                <w:hideMark/>
              </w:tcPr>
              <w:p w14:paraId="63A155BE"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994" w:type="dxa"/>
                <w:vMerge/>
                <w:hideMark/>
              </w:tcPr>
              <w:p w14:paraId="3F63561B"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r>
          <w:tr w:rsidR="00C03EBA" w:rsidRPr="00C03EBA" w14:paraId="7C905364" w14:textId="77777777" w:rsidTr="00C03EBA">
            <w:trPr>
              <w:trHeight w:val="603"/>
              <w:jc w:val="center"/>
            </w:trPr>
            <w:tc>
              <w:tcPr>
                <w:tcW w:w="1271" w:type="dxa"/>
                <w:vMerge w:val="restart"/>
                <w:noWrap/>
                <w:hideMark/>
              </w:tcPr>
              <w:p w14:paraId="76178173" w14:textId="77777777" w:rsidR="00C03EBA" w:rsidRDefault="00C03EBA" w:rsidP="00C03EBA">
                <w:pPr>
                  <w:tabs>
                    <w:tab w:val="left" w:pos="6336"/>
                  </w:tabs>
                  <w:jc w:val="center"/>
                  <w:rPr>
                    <w:rFonts w:ascii="Times New Roman" w:eastAsia="Times New Roman" w:hAnsi="Times New Roman" w:cs="Times New Roman"/>
                    <w:sz w:val="28"/>
                    <w:szCs w:val="28"/>
                  </w:rPr>
                </w:pPr>
              </w:p>
              <w:p w14:paraId="12041395" w14:textId="595A3E5E"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5</w:t>
                </w:r>
              </w:p>
            </w:tc>
            <w:tc>
              <w:tcPr>
                <w:tcW w:w="6662" w:type="dxa"/>
                <w:vMerge w:val="restart"/>
                <w:noWrap/>
                <w:hideMark/>
              </w:tcPr>
              <w:p w14:paraId="547E6E77" w14:textId="77777777" w:rsidR="00C03EBA" w:rsidRDefault="00C03EBA" w:rsidP="00C03EBA">
                <w:pPr>
                  <w:tabs>
                    <w:tab w:val="left" w:pos="6336"/>
                  </w:tabs>
                  <w:jc w:val="center"/>
                  <w:rPr>
                    <w:rFonts w:ascii="Times New Roman" w:eastAsia="Times New Roman" w:hAnsi="Times New Roman" w:cs="Times New Roman"/>
                    <w:sz w:val="28"/>
                    <w:szCs w:val="28"/>
                  </w:rPr>
                </w:pPr>
              </w:p>
              <w:p w14:paraId="417008C1" w14:textId="0CF60084"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IMPLEMENTATION PROCEDURE (DYNAMIC ANALYSIS)</w:t>
                </w:r>
              </w:p>
            </w:tc>
            <w:tc>
              <w:tcPr>
                <w:tcW w:w="994" w:type="dxa"/>
                <w:vMerge w:val="restart"/>
                <w:noWrap/>
                <w:hideMark/>
              </w:tcPr>
              <w:p w14:paraId="794ECAAA" w14:textId="77777777" w:rsidR="00C03EBA" w:rsidRDefault="00C03EBA" w:rsidP="00C03EBA">
                <w:pPr>
                  <w:tabs>
                    <w:tab w:val="left" w:pos="6336"/>
                  </w:tabs>
                  <w:jc w:val="center"/>
                  <w:rPr>
                    <w:rFonts w:ascii="Times New Roman" w:eastAsia="Times New Roman" w:hAnsi="Times New Roman" w:cs="Times New Roman"/>
                    <w:sz w:val="28"/>
                    <w:szCs w:val="28"/>
                  </w:rPr>
                </w:pPr>
              </w:p>
              <w:p w14:paraId="020CB4DA" w14:textId="762B61AB" w:rsidR="00C03EBA" w:rsidRPr="00C03EBA" w:rsidRDefault="00C03EBA" w:rsidP="00C03EBA">
                <w:pPr>
                  <w:tabs>
                    <w:tab w:val="left" w:pos="6336"/>
                  </w:tabs>
                  <w:jc w:val="center"/>
                  <w:rPr>
                    <w:rFonts w:ascii="Times New Roman" w:eastAsia="Times New Roman" w:hAnsi="Times New Roman" w:cs="Times New Roman"/>
                    <w:sz w:val="28"/>
                    <w:szCs w:val="28"/>
                  </w:rPr>
                </w:pPr>
                <w:r w:rsidRPr="00C03EBA">
                  <w:rPr>
                    <w:rFonts w:ascii="Times New Roman" w:eastAsia="Times New Roman" w:hAnsi="Times New Roman" w:cs="Times New Roman"/>
                    <w:sz w:val="28"/>
                    <w:szCs w:val="28"/>
                  </w:rPr>
                  <w:t>25</w:t>
                </w:r>
              </w:p>
            </w:tc>
          </w:tr>
          <w:tr w:rsidR="00C03EBA" w:rsidRPr="00C03EBA" w14:paraId="6C7979D4" w14:textId="77777777" w:rsidTr="00C03EBA">
            <w:trPr>
              <w:trHeight w:val="603"/>
              <w:jc w:val="center"/>
            </w:trPr>
            <w:tc>
              <w:tcPr>
                <w:tcW w:w="1271" w:type="dxa"/>
                <w:vMerge/>
                <w:hideMark/>
              </w:tcPr>
              <w:p w14:paraId="47DC2B06"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6662" w:type="dxa"/>
                <w:vMerge/>
                <w:hideMark/>
              </w:tcPr>
              <w:p w14:paraId="646B5D38"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c>
              <w:tcPr>
                <w:tcW w:w="994" w:type="dxa"/>
                <w:vMerge/>
                <w:hideMark/>
              </w:tcPr>
              <w:p w14:paraId="05E41799" w14:textId="77777777" w:rsidR="00C03EBA" w:rsidRPr="00C03EBA" w:rsidRDefault="00C03EBA" w:rsidP="00C03EBA">
                <w:pPr>
                  <w:tabs>
                    <w:tab w:val="left" w:pos="6336"/>
                  </w:tabs>
                  <w:jc w:val="center"/>
                  <w:rPr>
                    <w:rFonts w:ascii="Times New Roman" w:eastAsia="Times New Roman" w:hAnsi="Times New Roman" w:cs="Times New Roman"/>
                    <w:sz w:val="28"/>
                    <w:szCs w:val="28"/>
                  </w:rPr>
                </w:pPr>
              </w:p>
            </w:tc>
          </w:tr>
        </w:tbl>
        <w:p w14:paraId="09888739" w14:textId="77777777" w:rsidR="00F14F65" w:rsidRDefault="00F14F65" w:rsidP="000947BB">
          <w:pPr>
            <w:tabs>
              <w:tab w:val="left" w:pos="6336"/>
            </w:tabs>
            <w:rPr>
              <w:rFonts w:ascii="Times New Roman" w:hAnsi="Times New Roman" w:cs="Times New Roman"/>
              <w:b/>
              <w:sz w:val="56"/>
            </w:rPr>
          </w:pPr>
        </w:p>
        <w:p w14:paraId="1AF8F4F2" w14:textId="77777777" w:rsidR="00C03EBA" w:rsidRDefault="00C03EBA" w:rsidP="000947BB">
          <w:pPr>
            <w:tabs>
              <w:tab w:val="left" w:pos="6336"/>
            </w:tabs>
            <w:rPr>
              <w:rFonts w:ascii="Times New Roman" w:hAnsi="Times New Roman" w:cs="Times New Roman"/>
              <w:b/>
              <w:sz w:val="56"/>
            </w:rPr>
          </w:pPr>
        </w:p>
        <w:p w14:paraId="48336598" w14:textId="2F0E3015" w:rsidR="00C03EBA" w:rsidRDefault="00C03EBA" w:rsidP="000947BB">
          <w:pPr>
            <w:tabs>
              <w:tab w:val="left" w:pos="6336"/>
            </w:tabs>
            <w:rPr>
              <w:rFonts w:ascii="Times New Roman" w:hAnsi="Times New Roman" w:cs="Times New Roman"/>
              <w:b/>
              <w:sz w:val="56"/>
            </w:rPr>
          </w:pPr>
        </w:p>
        <w:p w14:paraId="3B341941" w14:textId="4E6BD100" w:rsidR="00C03EBA" w:rsidRDefault="00C03EBA" w:rsidP="000947BB">
          <w:pPr>
            <w:tabs>
              <w:tab w:val="left" w:pos="6336"/>
            </w:tabs>
            <w:rPr>
              <w:rFonts w:ascii="Times New Roman" w:hAnsi="Times New Roman" w:cs="Times New Roman"/>
              <w:b/>
              <w:sz w:val="56"/>
            </w:rPr>
          </w:pPr>
        </w:p>
        <w:p w14:paraId="66366E84" w14:textId="4E57529F" w:rsidR="00C03EBA" w:rsidRDefault="009C2981" w:rsidP="000947BB">
          <w:pPr>
            <w:tabs>
              <w:tab w:val="left" w:pos="6336"/>
            </w:tabs>
            <w:rPr>
              <w:rFonts w:ascii="Times New Roman" w:hAnsi="Times New Roman" w:cs="Times New Roman"/>
              <w:b/>
              <w:sz w:val="56"/>
            </w:rPr>
          </w:pPr>
          <w:r>
            <w:rPr>
              <w:noProof/>
              <w:color w:val="4472C4" w:themeColor="accent1"/>
            </w:rPr>
            <mc:AlternateContent>
              <mc:Choice Requires="wps">
                <w:drawing>
                  <wp:anchor distT="0" distB="0" distL="114300" distR="114300" simplePos="0" relativeHeight="251660299" behindDoc="0" locked="0" layoutInCell="1" allowOverlap="1" wp14:anchorId="13E8DF2B" wp14:editId="136D0A57">
                    <wp:simplePos x="0" y="0"/>
                    <wp:positionH relativeFrom="column">
                      <wp:posOffset>5387340</wp:posOffset>
                    </wp:positionH>
                    <wp:positionV relativeFrom="paragraph">
                      <wp:posOffset>754380</wp:posOffset>
                    </wp:positionV>
                    <wp:extent cx="894080" cy="457200"/>
                    <wp:effectExtent l="0" t="0" r="20320" b="19050"/>
                    <wp:wrapNone/>
                    <wp:docPr id="17" name="Text Box 17"/>
                    <wp:cNvGraphicFramePr/>
                    <a:graphic xmlns:a="http://schemas.openxmlformats.org/drawingml/2006/main">
                      <a:graphicData uri="http://schemas.microsoft.com/office/word/2010/wordprocessingShape">
                        <wps:wsp>
                          <wps:cNvSpPr txBox="1"/>
                          <wps:spPr>
                            <a:xfrm>
                              <a:off x="0" y="0"/>
                              <a:ext cx="894080" cy="457200"/>
                            </a:xfrm>
                            <a:prstGeom prst="rect">
                              <a:avLst/>
                            </a:prstGeom>
                            <a:solidFill>
                              <a:schemeClr val="lt1"/>
                            </a:solidFill>
                            <a:ln w="6350">
                              <a:solidFill>
                                <a:schemeClr val="bg1"/>
                              </a:solidFill>
                            </a:ln>
                          </wps:spPr>
                          <wps:txbx>
                            <w:txbxContent>
                              <w:p w14:paraId="08CFDE0B" w14:textId="0709720F" w:rsidR="00A21BED" w:rsidRPr="00B64623" w:rsidRDefault="00A21BED" w:rsidP="009C2981">
                                <w:pPr>
                                  <w:ind w:firstLine="720"/>
                                  <w:rPr>
                                    <w:rFonts w:ascii="Times New Roman" w:hAnsi="Times New Roman" w:cs="Times New Roman"/>
                                    <w:sz w:val="32"/>
                                  </w:rPr>
                                </w:pPr>
                                <w:r>
                                  <w:rPr>
                                    <w:rFonts w:ascii="Times New Roman" w:hAnsi="Times New Roman" w:cs="Times New Roman"/>
                                    <w:sz w:val="32"/>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E8DF2B" id="Text Box 17" o:spid="_x0000_s1030" type="#_x0000_t202" style="position:absolute;margin-left:424.2pt;margin-top:59.4pt;width:70.4pt;height:36pt;z-index:25166029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" fillcolor="white [3201]" strokecolor="white [3212]" strokeweight=".5pt">
                    <v:textbox>
                      <w:txbxContent>
                        <w:p w14:paraId="08CFDE0B" w14:textId="0709720F" w:rsidR="00A21BED" w:rsidRPr="00B64623" w:rsidRDefault="00A21BED" w:rsidP="009C2981">
                          <w:pPr>
                            <w:ind w:firstLine="720"/>
                            <w:rPr>
                              <w:rFonts w:ascii="Times New Roman" w:hAnsi="Times New Roman" w:cs="Times New Roman"/>
                              <w:sz w:val="32"/>
                            </w:rPr>
                          </w:pPr>
                          <w:r>
                            <w:rPr>
                              <w:rFonts w:ascii="Times New Roman" w:hAnsi="Times New Roman" w:cs="Times New Roman"/>
                              <w:sz w:val="32"/>
                            </w:rPr>
                            <w:t>iv</w:t>
                          </w:r>
                        </w:p>
                      </w:txbxContent>
                    </v:textbox>
                  </v:shape>
                </w:pict>
              </mc:Fallback>
            </mc:AlternateContent>
          </w:r>
        </w:p>
        <w:p w14:paraId="39C26CC8" w14:textId="58B9AD33" w:rsidR="00C03EBA" w:rsidRDefault="00C03EBA" w:rsidP="000947BB">
          <w:pPr>
            <w:tabs>
              <w:tab w:val="left" w:pos="6336"/>
            </w:tabs>
            <w:rPr>
              <w:rFonts w:ascii="Times New Roman" w:hAnsi="Times New Roman" w:cs="Times New Roman"/>
              <w:b/>
              <w:sz w:val="56"/>
            </w:rPr>
            <w:sectPr w:rsidR="00C03EBA" w:rsidSect="00C63FE7">
              <w:type w:val="continuous"/>
              <w:pgSz w:w="11906" w:h="16838"/>
              <w:pgMar w:top="1440" w:right="1440" w:bottom="1440" w:left="1440" w:header="708" w:footer="708" w:gutter="0"/>
              <w:pgNumType w:start="0"/>
              <w:cols w:space="708"/>
              <w:titlePg/>
              <w:docGrid w:linePitch="360"/>
            </w:sectPr>
          </w:pPr>
        </w:p>
        <w:p w14:paraId="08155F86" w14:textId="58842F9A" w:rsidR="00F14F65" w:rsidRPr="00281CBB" w:rsidRDefault="00F14F65" w:rsidP="000947BB">
          <w:pPr>
            <w:tabs>
              <w:tab w:val="left" w:pos="6336"/>
            </w:tabs>
            <w:jc w:val="center"/>
            <w:rPr>
              <w:rFonts w:ascii="Times New Roman" w:hAnsi="Times New Roman" w:cs="Times New Roman"/>
              <w:b/>
              <w:sz w:val="36"/>
            </w:rPr>
          </w:pPr>
          <w:r w:rsidRPr="00281CBB">
            <w:rPr>
              <w:rFonts w:ascii="Times New Roman" w:hAnsi="Times New Roman" w:cs="Times New Roman"/>
              <w:b/>
              <w:sz w:val="32"/>
            </w:rPr>
            <w:lastRenderedPageBreak/>
            <w:t>ABSTRACT</w:t>
          </w:r>
        </w:p>
        <w:p w14:paraId="62230355" w14:textId="77777777" w:rsidR="00291E5F" w:rsidRPr="00291E5F" w:rsidRDefault="00291E5F" w:rsidP="000947BB">
          <w:pPr>
            <w:tabs>
              <w:tab w:val="left" w:pos="6336"/>
            </w:tabs>
            <w:jc w:val="center"/>
            <w:rPr>
              <w:rFonts w:ascii="Times New Roman" w:hAnsi="Times New Roman" w:cs="Times New Roman"/>
              <w:b/>
              <w:sz w:val="10"/>
            </w:rPr>
          </w:pPr>
        </w:p>
        <w:p w14:paraId="5F00F181" w14:textId="6EC371DA" w:rsidR="005F4CD8" w:rsidRPr="00281CBB" w:rsidRDefault="00E449F2" w:rsidP="000947BB">
          <w:pPr>
            <w:pStyle w:val="NoSpacing"/>
            <w:spacing w:after="120" w:line="360" w:lineRule="auto"/>
            <w:jc w:val="both"/>
            <w:rPr>
              <w:rFonts w:ascii="Times New Roman" w:eastAsiaTheme="minorHAnsi" w:hAnsi="Times New Roman" w:cs="Times New Roman"/>
              <w:sz w:val="28"/>
              <w:szCs w:val="32"/>
              <w:lang w:val="en-IN"/>
            </w:rPr>
          </w:pPr>
          <w:r w:rsidRPr="00281CBB">
            <w:rPr>
              <w:rFonts w:ascii="Times New Roman" w:eastAsiaTheme="minorHAnsi" w:hAnsi="Times New Roman" w:cs="Times New Roman"/>
              <w:sz w:val="28"/>
              <w:szCs w:val="32"/>
              <w:lang w:val="en-IN"/>
            </w:rPr>
            <w:t xml:space="preserve">Malware, which stands for "malicious software," includes harmful computer programs like viruses, worms, and more. Throughout the history of computers, these malicious programs have </w:t>
          </w:r>
          <w:r w:rsidR="00C87386" w:rsidRPr="00281CBB">
            <w:rPr>
              <w:rFonts w:ascii="Times New Roman" w:eastAsiaTheme="minorHAnsi" w:hAnsi="Times New Roman" w:cs="Times New Roman"/>
              <w:sz w:val="28"/>
              <w:szCs w:val="32"/>
              <w:lang w:val="en-IN"/>
            </w:rPr>
            <w:t>been a constant</w:t>
          </w:r>
          <w:r w:rsidRPr="00281CBB">
            <w:rPr>
              <w:rFonts w:ascii="Times New Roman" w:eastAsiaTheme="minorHAnsi" w:hAnsi="Times New Roman" w:cs="Times New Roman"/>
              <w:sz w:val="28"/>
              <w:szCs w:val="32"/>
              <w:lang w:val="en-IN"/>
            </w:rPr>
            <w:t xml:space="preserve"> threat to our digital world. </w:t>
          </w:r>
          <w:r w:rsidR="003A72BF" w:rsidRPr="00281CBB">
            <w:rPr>
              <w:rFonts w:ascii="Times New Roman" w:eastAsiaTheme="minorHAnsi" w:hAnsi="Times New Roman" w:cs="Times New Roman"/>
              <w:sz w:val="28"/>
              <w:szCs w:val="32"/>
              <w:lang w:val="en-IN"/>
            </w:rPr>
            <w:t xml:space="preserve">Therefore, malicious software needs to be detected before it creates its impact in the digital world. </w:t>
          </w:r>
          <w:r w:rsidRPr="00281CBB">
            <w:rPr>
              <w:rFonts w:ascii="Times New Roman" w:eastAsiaTheme="minorHAnsi" w:hAnsi="Times New Roman" w:cs="Times New Roman"/>
              <w:sz w:val="28"/>
              <w:szCs w:val="32"/>
              <w:lang w:val="en-IN"/>
            </w:rPr>
            <w:t xml:space="preserve">This project, "Malware Analysis Signature-based using Static and Dynamic Analysis" is all about understanding and dealing with malware. </w:t>
          </w:r>
          <w:r w:rsidR="003A72BF" w:rsidRPr="00281CBB">
            <w:rPr>
              <w:rFonts w:ascii="Times New Roman" w:eastAsiaTheme="minorHAnsi" w:hAnsi="Times New Roman" w:cs="Times New Roman"/>
              <w:sz w:val="28"/>
              <w:szCs w:val="32"/>
              <w:lang w:val="en-IN"/>
            </w:rPr>
            <w:t>Our findings helped us figure out what kind of threat the malware poses and how it could harm our computer systems. We also discovered ways to detect and protect against these kinds of malwares.</w:t>
          </w:r>
          <w:r w:rsidR="00101C31" w:rsidRPr="00281CBB">
            <w:rPr>
              <w:rFonts w:ascii="Times New Roman" w:eastAsiaTheme="minorHAnsi" w:hAnsi="Times New Roman" w:cs="Times New Roman"/>
              <w:sz w:val="28"/>
              <w:szCs w:val="32"/>
              <w:lang w:val="en-IN"/>
            </w:rPr>
            <w:t xml:space="preserve"> In the recent time, many solutions of malware detection have been proposed by the researchers</w:t>
          </w:r>
          <w:r w:rsidR="008E2367" w:rsidRPr="00281CBB">
            <w:rPr>
              <w:rFonts w:ascii="Times New Roman" w:eastAsiaTheme="minorHAnsi" w:hAnsi="Times New Roman" w:cs="Times New Roman"/>
              <w:sz w:val="28"/>
              <w:szCs w:val="32"/>
              <w:lang w:val="en-IN"/>
            </w:rPr>
            <w:t>, for which the</w:t>
          </w:r>
          <w:r w:rsidR="00101C31" w:rsidRPr="00281CBB">
            <w:rPr>
              <w:rFonts w:ascii="Times New Roman" w:eastAsiaTheme="minorHAnsi" w:hAnsi="Times New Roman" w:cs="Times New Roman"/>
              <w:sz w:val="28"/>
              <w:szCs w:val="32"/>
              <w:lang w:val="en-IN"/>
            </w:rPr>
            <w:t xml:space="preserve"> zero-day attacks due to obfuscation and evasion techniques,</w:t>
          </w:r>
          <w:r w:rsidR="008E2367" w:rsidRPr="00281CBB">
            <w:rPr>
              <w:rFonts w:ascii="Times New Roman" w:eastAsiaTheme="minorHAnsi" w:hAnsi="Times New Roman" w:cs="Times New Roman"/>
              <w:sz w:val="28"/>
              <w:szCs w:val="32"/>
              <w:lang w:val="en-IN"/>
            </w:rPr>
            <w:t xml:space="preserve"> and variations in behaviour of a malware bec</w:t>
          </w:r>
          <w:r w:rsidR="001416EB" w:rsidRPr="00281CBB">
            <w:rPr>
              <w:rFonts w:ascii="Times New Roman" w:eastAsiaTheme="minorHAnsi" w:hAnsi="Times New Roman" w:cs="Times New Roman"/>
              <w:sz w:val="28"/>
              <w:szCs w:val="32"/>
              <w:lang w:val="en-IN"/>
            </w:rPr>
            <w:t>ame</w:t>
          </w:r>
          <w:r w:rsidR="008E2367" w:rsidRPr="00281CBB">
            <w:rPr>
              <w:rFonts w:ascii="Times New Roman" w:eastAsiaTheme="minorHAnsi" w:hAnsi="Times New Roman" w:cs="Times New Roman"/>
              <w:sz w:val="28"/>
              <w:szCs w:val="32"/>
              <w:lang w:val="en-IN"/>
            </w:rPr>
            <w:t xml:space="preserve"> challenging for these solutions</w:t>
          </w:r>
          <w:r w:rsidR="001416EB" w:rsidRPr="00281CBB">
            <w:rPr>
              <w:rFonts w:ascii="Times New Roman" w:eastAsiaTheme="minorHAnsi" w:hAnsi="Times New Roman" w:cs="Times New Roman"/>
              <w:sz w:val="28"/>
              <w:szCs w:val="32"/>
              <w:lang w:val="en-IN"/>
            </w:rPr>
            <w:t>.</w:t>
          </w:r>
          <w:r w:rsidR="00C87386" w:rsidRPr="00281CBB">
            <w:rPr>
              <w:rFonts w:ascii="Times New Roman" w:eastAsiaTheme="minorHAnsi" w:hAnsi="Times New Roman" w:cs="Times New Roman"/>
              <w:sz w:val="28"/>
              <w:szCs w:val="32"/>
              <w:lang w:val="en-IN"/>
            </w:rPr>
            <w:t xml:space="preserve"> </w:t>
          </w:r>
          <w:r w:rsidR="005F4CD8" w:rsidRPr="00281CBB">
            <w:rPr>
              <w:rFonts w:ascii="Times New Roman" w:eastAsiaTheme="minorHAnsi" w:hAnsi="Times New Roman" w:cs="Times New Roman"/>
              <w:sz w:val="28"/>
              <w:szCs w:val="32"/>
              <w:lang w:val="en-IN"/>
            </w:rPr>
            <w:t>The report talks about these challenges and why it's tough to find some kinds of malware, especially when they're new. It's like trying to catch a new kind of bug you've never seen before. The report also mentions other papers where people talk about these same problems. It's all about making our computers safer from the malicious stuff.</w:t>
          </w:r>
        </w:p>
        <w:p w14:paraId="2C756DE1" w14:textId="367BF258" w:rsidR="00557D49" w:rsidRPr="00475D36" w:rsidRDefault="00557D49" w:rsidP="000947BB">
          <w:pPr>
            <w:pStyle w:val="NoSpacing"/>
            <w:spacing w:after="120" w:line="360" w:lineRule="auto"/>
            <w:rPr>
              <w:rFonts w:ascii="Times New Roman" w:eastAsiaTheme="minorHAnsi" w:hAnsi="Times New Roman" w:cs="Times New Roman"/>
              <w:sz w:val="24"/>
              <w:szCs w:val="32"/>
              <w:lang w:val="en-IN"/>
            </w:rPr>
          </w:pPr>
        </w:p>
        <w:p w14:paraId="480AF70B" w14:textId="2C02BEC7" w:rsidR="000C282E" w:rsidRPr="00281CBB" w:rsidRDefault="00557D49" w:rsidP="000947BB">
          <w:pPr>
            <w:pStyle w:val="NoSpacing"/>
            <w:spacing w:after="120" w:line="360" w:lineRule="auto"/>
            <w:rPr>
              <w:rFonts w:ascii="Times New Roman" w:eastAsiaTheme="minorHAnsi" w:hAnsi="Times New Roman" w:cs="Times New Roman"/>
              <w:sz w:val="28"/>
              <w:szCs w:val="32"/>
              <w:lang w:val="en-IN"/>
            </w:rPr>
            <w:sectPr w:rsidR="000C282E" w:rsidRPr="00281CBB" w:rsidSect="00C63FE7">
              <w:type w:val="continuous"/>
              <w:pgSz w:w="11906" w:h="16838"/>
              <w:pgMar w:top="1440" w:right="1440" w:bottom="1440" w:left="1440" w:header="708" w:footer="708" w:gutter="0"/>
              <w:pgNumType w:start="0"/>
              <w:cols w:space="708"/>
              <w:titlePg/>
              <w:docGrid w:linePitch="360"/>
            </w:sectPr>
          </w:pPr>
          <w:r w:rsidRPr="00281CBB">
            <w:rPr>
              <w:rFonts w:ascii="Times New Roman" w:eastAsiaTheme="minorHAnsi" w:hAnsi="Times New Roman" w:cs="Times New Roman"/>
              <w:b/>
              <w:sz w:val="28"/>
              <w:szCs w:val="32"/>
              <w:lang w:val="en-IN"/>
            </w:rPr>
            <w:t xml:space="preserve"> Keywords: </w:t>
          </w:r>
          <w:r w:rsidRPr="00DC4205">
            <w:rPr>
              <w:rFonts w:ascii="Times New Roman" w:eastAsiaTheme="minorHAnsi" w:hAnsi="Times New Roman" w:cs="Times New Roman"/>
              <w:sz w:val="28"/>
              <w:szCs w:val="32"/>
              <w:lang w:val="en-IN"/>
            </w:rPr>
            <w:t>Malicious software</w:t>
          </w:r>
          <w:r w:rsidRPr="00281CBB">
            <w:rPr>
              <w:rFonts w:ascii="Times New Roman" w:eastAsiaTheme="minorHAnsi" w:hAnsi="Times New Roman" w:cs="Times New Roman"/>
              <w:sz w:val="28"/>
              <w:szCs w:val="32"/>
              <w:lang w:val="en-IN"/>
            </w:rPr>
            <w:t>; Static Analysis; Dynamic Analysis; Signature based</w:t>
          </w:r>
          <w:r w:rsidR="00B87C61">
            <w:rPr>
              <w:rFonts w:ascii="Times New Roman" w:eastAsiaTheme="minorHAnsi" w:hAnsi="Times New Roman" w:cs="Times New Roman"/>
              <w:sz w:val="28"/>
              <w:szCs w:val="32"/>
              <w:lang w:val="en-IN"/>
            </w:rPr>
            <w:t xml:space="preserve"> detection</w:t>
          </w:r>
          <w:r w:rsidR="00C120FE" w:rsidRPr="00281CBB">
            <w:rPr>
              <w:rFonts w:ascii="Times New Roman" w:eastAsiaTheme="minorHAnsi" w:hAnsi="Times New Roman" w:cs="Times New Roman"/>
              <w:sz w:val="28"/>
              <w:szCs w:val="32"/>
              <w:lang w:val="en-IN"/>
            </w:rPr>
            <w:t>.</w:t>
          </w:r>
        </w:p>
        <w:p w14:paraId="1ECB3EE6" w14:textId="77777777" w:rsidR="00291E5F" w:rsidRDefault="00291E5F" w:rsidP="000947BB">
          <w:pPr>
            <w:tabs>
              <w:tab w:val="left" w:pos="3277"/>
            </w:tabs>
          </w:pPr>
        </w:p>
        <w:p w14:paraId="1B8D5589" w14:textId="4A721845" w:rsidR="00475D36" w:rsidRDefault="00475D36" w:rsidP="000947BB">
          <w:pPr>
            <w:tabs>
              <w:tab w:val="left" w:pos="3277"/>
            </w:tabs>
          </w:pPr>
        </w:p>
        <w:p w14:paraId="1619EE4E" w14:textId="77777777" w:rsidR="0080281E" w:rsidRDefault="0080281E" w:rsidP="000947BB">
          <w:pPr>
            <w:tabs>
              <w:tab w:val="left" w:pos="3277"/>
            </w:tabs>
          </w:pPr>
        </w:p>
        <w:p w14:paraId="4B32FC95" w14:textId="6285C8A0" w:rsidR="00475D36" w:rsidRDefault="00475D36" w:rsidP="000947BB">
          <w:pPr>
            <w:tabs>
              <w:tab w:val="left" w:pos="3277"/>
            </w:tabs>
          </w:pPr>
        </w:p>
        <w:p w14:paraId="416E8D33" w14:textId="77777777" w:rsidR="0059442A" w:rsidRDefault="0059442A" w:rsidP="000947BB">
          <w:pPr>
            <w:tabs>
              <w:tab w:val="left" w:pos="3277"/>
            </w:tabs>
          </w:pPr>
        </w:p>
        <w:p w14:paraId="7F47A0B7" w14:textId="77777777" w:rsidR="006C4367" w:rsidRDefault="006C4367" w:rsidP="000947BB">
          <w:pPr>
            <w:tabs>
              <w:tab w:val="left" w:pos="3277"/>
            </w:tabs>
          </w:pPr>
        </w:p>
        <w:p w14:paraId="765BDA9A" w14:textId="6211FC90" w:rsidR="00251332" w:rsidRDefault="00251332" w:rsidP="000947BB">
          <w:pPr>
            <w:tabs>
              <w:tab w:val="left" w:pos="3277"/>
            </w:tabs>
            <w:sectPr w:rsidR="00251332" w:rsidSect="00C63FE7">
              <w:headerReference w:type="default" r:id="rId14"/>
              <w:type w:val="continuous"/>
              <w:pgSz w:w="11906" w:h="16838"/>
              <w:pgMar w:top="1440" w:right="1440" w:bottom="1440" w:left="1440" w:header="708" w:footer="708" w:gutter="0"/>
              <w:pgNumType w:start="0"/>
              <w:cols w:space="708"/>
              <w:titlePg/>
              <w:docGrid w:linePitch="360"/>
            </w:sectPr>
          </w:pPr>
        </w:p>
        <w:p w14:paraId="78AE57FC" w14:textId="05FBBE0E" w:rsidR="003A2296" w:rsidRDefault="0059442A" w:rsidP="000947BB">
          <w:pPr>
            <w:tabs>
              <w:tab w:val="left" w:pos="6336"/>
            </w:tabs>
            <w:sectPr w:rsidR="003A2296" w:rsidSect="00C63FE7">
              <w:type w:val="continuous"/>
              <w:pgSz w:w="11906" w:h="16838"/>
              <w:pgMar w:top="1440" w:right="1440" w:bottom="1440" w:left="1440" w:header="708" w:footer="708" w:gutter="0"/>
              <w:pgNumType w:start="0"/>
              <w:cols w:space="708"/>
              <w:titlePg/>
              <w:docGrid w:linePitch="360"/>
            </w:sectPr>
          </w:pPr>
          <w:r>
            <w:rPr>
              <w:noProof/>
              <w:color w:val="4472C4" w:themeColor="accent1"/>
            </w:rPr>
            <mc:AlternateContent>
              <mc:Choice Requires="wps">
                <w:drawing>
                  <wp:anchor distT="0" distB="0" distL="114300" distR="114300" simplePos="0" relativeHeight="251658243" behindDoc="0" locked="0" layoutInCell="1" allowOverlap="1" wp14:anchorId="351D0D86" wp14:editId="026FE6C0">
                    <wp:simplePos x="0" y="0"/>
                    <wp:positionH relativeFrom="column">
                      <wp:posOffset>5441315</wp:posOffset>
                    </wp:positionH>
                    <wp:positionV relativeFrom="paragraph">
                      <wp:posOffset>400050</wp:posOffset>
                    </wp:positionV>
                    <wp:extent cx="894080" cy="457200"/>
                    <wp:effectExtent l="0" t="0" r="20320" b="19050"/>
                    <wp:wrapNone/>
                    <wp:docPr id="7" name="Text Box 7"/>
                    <wp:cNvGraphicFramePr/>
                    <a:graphic xmlns:a="http://schemas.openxmlformats.org/drawingml/2006/main">
                      <a:graphicData uri="http://schemas.microsoft.com/office/word/2010/wordprocessingShape">
                        <wps:wsp>
                          <wps:cNvSpPr txBox="1"/>
                          <wps:spPr>
                            <a:xfrm>
                              <a:off x="0" y="0"/>
                              <a:ext cx="894080" cy="457200"/>
                            </a:xfrm>
                            <a:prstGeom prst="rect">
                              <a:avLst/>
                            </a:prstGeom>
                            <a:solidFill>
                              <a:schemeClr val="lt1"/>
                            </a:solidFill>
                            <a:ln w="6350">
                              <a:solidFill>
                                <a:schemeClr val="bg1"/>
                              </a:solidFill>
                            </a:ln>
                          </wps:spPr>
                          <wps:txbx>
                            <w:txbxContent>
                              <w:p w14:paraId="354022C0" w14:textId="740A0559" w:rsidR="00A21BED" w:rsidRPr="00B64623" w:rsidRDefault="00A21BED" w:rsidP="00B64623">
                                <w:pPr>
                                  <w:ind w:firstLine="720"/>
                                  <w:rPr>
                                    <w:rFonts w:ascii="Times New Roman" w:hAnsi="Times New Roman" w:cs="Times New Roman"/>
                                    <w:sz w:val="32"/>
                                  </w:rPr>
                                </w:pPr>
                                <w:r>
                                  <w:rPr>
                                    <w:rFonts w:ascii="Times New Roman" w:hAnsi="Times New Roman" w:cs="Times New Roman"/>
                                    <w:sz w:val="32"/>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1D0D86" id="Text Box 7" o:spid="_x0000_s1031" type="#_x0000_t202" style="position:absolute;margin-left:428.45pt;margin-top:31.5pt;width:70.4pt;height:36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" fillcolor="white [3201]" strokecolor="white [3212]" strokeweight=".5pt">
                    <v:textbox>
                      <w:txbxContent>
                        <w:p w14:paraId="354022C0" w14:textId="740A0559" w:rsidR="00A21BED" w:rsidRPr="00B64623" w:rsidRDefault="00A21BED" w:rsidP="00B64623">
                          <w:pPr>
                            <w:ind w:firstLine="720"/>
                            <w:rPr>
                              <w:rFonts w:ascii="Times New Roman" w:hAnsi="Times New Roman" w:cs="Times New Roman"/>
                              <w:sz w:val="32"/>
                            </w:rPr>
                          </w:pPr>
                          <w:r>
                            <w:rPr>
                              <w:rFonts w:ascii="Times New Roman" w:hAnsi="Times New Roman" w:cs="Times New Roman"/>
                              <w:sz w:val="32"/>
                            </w:rPr>
                            <w:t>v</w:t>
                          </w:r>
                        </w:p>
                      </w:txbxContent>
                    </v:textbox>
                  </v:shape>
                </w:pict>
              </mc:Fallback>
            </mc:AlternateContent>
          </w:r>
        </w:p>
        <w:bookmarkStart w:id="2" w:name="_Hlk148042725"/>
        <w:p w14:paraId="200F4F6D" w14:textId="7B9E60FD" w:rsidR="00932AE7" w:rsidRPr="006C4367" w:rsidRDefault="006C4367" w:rsidP="00D14155">
          <w:pPr>
            <w:tabs>
              <w:tab w:val="left" w:pos="6336"/>
            </w:tabs>
            <w:spacing w:line="276" w:lineRule="auto"/>
            <w:rPr>
              <w:rFonts w:ascii="Times New Roman" w:hAnsi="Times New Roman" w:cs="Times New Roman"/>
              <w:b/>
              <w:sz w:val="32"/>
              <w:szCs w:val="36"/>
              <w:lang w:val="en"/>
            </w:rPr>
          </w:pPr>
          <w:r>
            <w:rPr>
              <w:rFonts w:ascii="Times New Roman" w:hAnsi="Times New Roman" w:cs="Times New Roman"/>
              <w:b/>
              <w:noProof/>
              <w:sz w:val="28"/>
              <w:szCs w:val="36"/>
              <w:lang w:val="en"/>
            </w:rPr>
            <w:lastRenderedPageBreak/>
            <mc:AlternateContent>
              <mc:Choice Requires="wps">
                <w:drawing>
                  <wp:anchor distT="0" distB="0" distL="114300" distR="114300" simplePos="0" relativeHeight="251658247" behindDoc="0" locked="0" layoutInCell="1" allowOverlap="1" wp14:anchorId="18257B65" wp14:editId="76667411">
                    <wp:simplePos x="0" y="0"/>
                    <wp:positionH relativeFrom="column">
                      <wp:posOffset>948055</wp:posOffset>
                    </wp:positionH>
                    <wp:positionV relativeFrom="paragraph">
                      <wp:posOffset>-339090</wp:posOffset>
                    </wp:positionV>
                    <wp:extent cx="4221804" cy="352213"/>
                    <wp:effectExtent l="0" t="0" r="0" b="3810"/>
                    <wp:wrapNone/>
                    <wp:docPr id="1437973344" name="Text Box 1437973344"/>
                    <wp:cNvGraphicFramePr/>
                    <a:graphic xmlns:a="http://schemas.openxmlformats.org/drawingml/2006/main">
                      <a:graphicData uri="http://schemas.microsoft.com/office/word/2010/wordprocessingShape">
                        <wps:wsp>
                          <wps:cNvSpPr txBox="1"/>
                          <wps:spPr>
                            <a:xfrm>
                              <a:off x="0" y="0"/>
                              <a:ext cx="4221804" cy="352213"/>
                            </a:xfrm>
                            <a:prstGeom prst="rect">
                              <a:avLst/>
                            </a:prstGeom>
                            <a:solidFill>
                              <a:schemeClr val="lt1"/>
                            </a:solidFill>
                            <a:ln w="6350">
                              <a:noFill/>
                            </a:ln>
                          </wps:spPr>
                          <wps:txbx>
                            <w:txbxContent>
                              <w:p w14:paraId="6E77A06B" w14:textId="60A3325C" w:rsidR="00A21BED" w:rsidRPr="006C4367" w:rsidRDefault="00A21BED" w:rsidP="006C4367">
                                <w:pPr>
                                  <w:jc w:val="center"/>
                                  <w:rPr>
                                    <w:rFonts w:ascii="Times New Roman" w:hAnsi="Times New Roman" w:cs="Times New Roman"/>
                                    <w:b/>
                                    <w:bCs/>
                                    <w:sz w:val="32"/>
                                    <w:szCs w:val="32"/>
                                    <w:lang w:val="en-US"/>
                                  </w:rPr>
                                </w:pPr>
                                <w:r w:rsidRPr="006C4367">
                                  <w:rPr>
                                    <w:rFonts w:ascii="Times New Roman" w:hAnsi="Times New Roman" w:cs="Times New Roman"/>
                                    <w:b/>
                                    <w:bCs/>
                                    <w:sz w:val="32"/>
                                    <w:szCs w:val="32"/>
                                    <w:lang w:val="en-US"/>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57B65" id="Text Box 1437973344" o:spid="_x0000_s1032" type="#_x0000_t202" style="position:absolute;margin-left:74.65pt;margin-top:-26.7pt;width:332.45pt;height:27.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" fillcolor="white [3201]" stroked="f" strokeweight=".5pt">
                    <v:textbox>
                      <w:txbxContent>
                        <w:p w14:paraId="6E77A06B" w14:textId="60A3325C" w:rsidR="00A21BED" w:rsidRPr="006C4367" w:rsidRDefault="00A21BED" w:rsidP="006C4367">
                          <w:pPr>
                            <w:jc w:val="center"/>
                            <w:rPr>
                              <w:rFonts w:ascii="Times New Roman" w:hAnsi="Times New Roman" w:cs="Times New Roman"/>
                              <w:b/>
                              <w:bCs/>
                              <w:sz w:val="32"/>
                              <w:szCs w:val="32"/>
                              <w:lang w:val="en-US"/>
                            </w:rPr>
                          </w:pPr>
                          <w:r w:rsidRPr="006C4367">
                            <w:rPr>
                              <w:rFonts w:ascii="Times New Roman" w:hAnsi="Times New Roman" w:cs="Times New Roman"/>
                              <w:b/>
                              <w:bCs/>
                              <w:sz w:val="32"/>
                              <w:szCs w:val="32"/>
                              <w:lang w:val="en-US"/>
                            </w:rPr>
                            <w:t>TABLE OF CONTENTS</w:t>
                          </w:r>
                        </w:p>
                      </w:txbxContent>
                    </v:textbox>
                  </v:shape>
                </w:pict>
              </mc:Fallback>
            </mc:AlternateContent>
          </w:r>
        </w:p>
        <w:tbl>
          <w:tblPr>
            <w:tblW w:w="10999" w:type="dxa"/>
            <w:tblInd w:w="-1003" w:type="dxa"/>
            <w:tblLayout w:type="fixed"/>
            <w:tblLook w:val="04A0" w:firstRow="1" w:lastRow="0" w:firstColumn="1" w:lastColumn="0" w:noHBand="0" w:noVBand="1"/>
          </w:tblPr>
          <w:tblGrid>
            <w:gridCol w:w="1844"/>
            <w:gridCol w:w="7087"/>
            <w:gridCol w:w="2068"/>
          </w:tblGrid>
          <w:tr w:rsidR="003C45DD" w:rsidRPr="00381224" w14:paraId="7B025595" w14:textId="77777777" w:rsidTr="003C45DD">
            <w:trPr>
              <w:trHeight w:val="523"/>
            </w:trPr>
            <w:tc>
              <w:tcPr>
                <w:tcW w:w="184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E57E1C6" w14:textId="77777777" w:rsidR="003C45DD" w:rsidRPr="00381224" w:rsidRDefault="003C45DD" w:rsidP="00D14155">
                <w:pPr>
                  <w:spacing w:after="0" w:line="276" w:lineRule="auto"/>
                  <w:jc w:val="center"/>
                  <w:rPr>
                    <w:rFonts w:ascii="Times New Roman" w:eastAsia="Times New Roman" w:hAnsi="Times New Roman" w:cs="Times New Roman"/>
                    <w:b/>
                    <w:bCs/>
                    <w:color w:val="000000"/>
                    <w:lang w:eastAsia="en-GB"/>
                  </w:rPr>
                </w:pPr>
                <w:r w:rsidRPr="00381224">
                  <w:rPr>
                    <w:rFonts w:ascii="Times New Roman" w:eastAsia="Times New Roman" w:hAnsi="Times New Roman" w:cs="Times New Roman"/>
                    <w:b/>
                    <w:bCs/>
                    <w:color w:val="000000"/>
                    <w:lang w:eastAsia="en-GB"/>
                  </w:rPr>
                  <w:t>CHAPTER NO.</w:t>
                </w:r>
              </w:p>
            </w:tc>
            <w:tc>
              <w:tcPr>
                <w:tcW w:w="7087" w:type="dxa"/>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2D787EC9" w14:textId="77777777" w:rsidR="003C45DD" w:rsidRDefault="003C45DD" w:rsidP="00D14155">
                <w:pPr>
                  <w:spacing w:after="0" w:line="276" w:lineRule="auto"/>
                  <w:jc w:val="center"/>
                  <w:rPr>
                    <w:rFonts w:ascii="Times New Roman" w:eastAsia="Times New Roman" w:hAnsi="Times New Roman" w:cs="Times New Roman"/>
                    <w:b/>
                    <w:bCs/>
                    <w:color w:val="000000"/>
                    <w:lang w:eastAsia="en-GB"/>
                  </w:rPr>
                </w:pPr>
              </w:p>
              <w:p w14:paraId="6C7D48E9" w14:textId="6D8F4C8C" w:rsidR="003C45DD" w:rsidRPr="00381224" w:rsidRDefault="003C45DD" w:rsidP="00D14155">
                <w:pPr>
                  <w:spacing w:after="0" w:line="276" w:lineRule="auto"/>
                  <w:jc w:val="center"/>
                  <w:rPr>
                    <w:rFonts w:ascii="Times New Roman" w:eastAsia="Times New Roman" w:hAnsi="Times New Roman" w:cs="Times New Roman"/>
                    <w:b/>
                    <w:bCs/>
                    <w:color w:val="000000"/>
                    <w:lang w:eastAsia="en-GB"/>
                  </w:rPr>
                </w:pPr>
                <w:r w:rsidRPr="00381224">
                  <w:rPr>
                    <w:rFonts w:ascii="Times New Roman" w:eastAsia="Times New Roman" w:hAnsi="Times New Roman" w:cs="Times New Roman"/>
                    <w:b/>
                    <w:bCs/>
                    <w:color w:val="000000"/>
                    <w:lang w:eastAsia="en-GB"/>
                  </w:rPr>
                  <w:t>TITLE</w:t>
                </w:r>
              </w:p>
            </w:tc>
            <w:tc>
              <w:tcPr>
                <w:tcW w:w="2068"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D6306A3" w14:textId="77777777" w:rsidR="003C45DD" w:rsidRPr="00381224" w:rsidRDefault="003C45DD" w:rsidP="00D14155">
                <w:pPr>
                  <w:spacing w:after="0" w:line="276" w:lineRule="auto"/>
                  <w:jc w:val="center"/>
                  <w:rPr>
                    <w:rFonts w:ascii="Times New Roman" w:eastAsia="Times New Roman" w:hAnsi="Times New Roman" w:cs="Times New Roman"/>
                    <w:b/>
                    <w:bCs/>
                    <w:color w:val="000000"/>
                    <w:lang w:eastAsia="en-GB"/>
                  </w:rPr>
                </w:pPr>
                <w:r w:rsidRPr="00381224">
                  <w:rPr>
                    <w:rFonts w:ascii="Times New Roman" w:eastAsia="Times New Roman" w:hAnsi="Times New Roman" w:cs="Times New Roman"/>
                    <w:b/>
                    <w:bCs/>
                    <w:color w:val="000000"/>
                    <w:lang w:eastAsia="en-GB"/>
                  </w:rPr>
                  <w:t>PAGE NO.</w:t>
                </w:r>
              </w:p>
            </w:tc>
          </w:tr>
          <w:tr w:rsidR="003C45DD" w:rsidRPr="00381224" w14:paraId="6256D642" w14:textId="77777777" w:rsidTr="003C45DD">
            <w:trPr>
              <w:trHeight w:val="523"/>
            </w:trPr>
            <w:tc>
              <w:tcPr>
                <w:tcW w:w="1844" w:type="dxa"/>
                <w:vMerge/>
                <w:tcBorders>
                  <w:top w:val="single" w:sz="8" w:space="0" w:color="000000"/>
                  <w:left w:val="single" w:sz="8" w:space="0" w:color="000000"/>
                  <w:bottom w:val="single" w:sz="8" w:space="0" w:color="000000"/>
                  <w:right w:val="single" w:sz="8" w:space="0" w:color="000000"/>
                </w:tcBorders>
                <w:vAlign w:val="center"/>
                <w:hideMark/>
              </w:tcPr>
              <w:p w14:paraId="239A2214" w14:textId="77777777" w:rsidR="003C45DD" w:rsidRPr="00381224" w:rsidRDefault="003C45DD" w:rsidP="00D14155">
                <w:pPr>
                  <w:spacing w:after="0" w:line="276" w:lineRule="auto"/>
                  <w:jc w:val="center"/>
                  <w:rPr>
                    <w:rFonts w:ascii="Times New Roman" w:eastAsia="Times New Roman" w:hAnsi="Times New Roman" w:cs="Times New Roman"/>
                    <w:b/>
                    <w:bCs/>
                    <w:color w:val="000000"/>
                    <w:lang w:eastAsia="en-GB"/>
                  </w:rPr>
                </w:pPr>
              </w:p>
            </w:tc>
            <w:tc>
              <w:tcPr>
                <w:tcW w:w="7087" w:type="dxa"/>
                <w:vMerge/>
                <w:tcBorders>
                  <w:top w:val="single" w:sz="8" w:space="0" w:color="000000"/>
                  <w:left w:val="single" w:sz="8" w:space="0" w:color="000000"/>
                  <w:bottom w:val="single" w:sz="8" w:space="0" w:color="000000"/>
                  <w:right w:val="single" w:sz="8" w:space="0" w:color="000000"/>
                </w:tcBorders>
                <w:vAlign w:val="center"/>
                <w:hideMark/>
              </w:tcPr>
              <w:p w14:paraId="6B1A10C9" w14:textId="77777777" w:rsidR="003C45DD" w:rsidRPr="00381224" w:rsidRDefault="003C45DD" w:rsidP="00D14155">
                <w:pPr>
                  <w:spacing w:after="0" w:line="276" w:lineRule="auto"/>
                  <w:jc w:val="center"/>
                  <w:rPr>
                    <w:rFonts w:ascii="Times New Roman" w:eastAsia="Times New Roman" w:hAnsi="Times New Roman" w:cs="Times New Roman"/>
                    <w:b/>
                    <w:bCs/>
                    <w:color w:val="000000"/>
                    <w:lang w:eastAsia="en-GB"/>
                  </w:rPr>
                </w:pPr>
              </w:p>
            </w:tc>
            <w:tc>
              <w:tcPr>
                <w:tcW w:w="2068" w:type="dxa"/>
                <w:vMerge/>
                <w:tcBorders>
                  <w:top w:val="single" w:sz="8" w:space="0" w:color="000000"/>
                  <w:left w:val="single" w:sz="8" w:space="0" w:color="000000"/>
                  <w:bottom w:val="single" w:sz="8" w:space="0" w:color="000000"/>
                  <w:right w:val="single" w:sz="8" w:space="0" w:color="000000"/>
                </w:tcBorders>
                <w:vAlign w:val="center"/>
                <w:hideMark/>
              </w:tcPr>
              <w:p w14:paraId="6202DFB6" w14:textId="77777777" w:rsidR="003C45DD" w:rsidRPr="00381224" w:rsidRDefault="003C45DD" w:rsidP="00D14155">
                <w:pPr>
                  <w:spacing w:after="0" w:line="276" w:lineRule="auto"/>
                  <w:jc w:val="center"/>
                  <w:rPr>
                    <w:rFonts w:ascii="Times New Roman" w:eastAsia="Times New Roman" w:hAnsi="Times New Roman" w:cs="Times New Roman"/>
                    <w:b/>
                    <w:bCs/>
                    <w:color w:val="000000"/>
                    <w:lang w:eastAsia="en-GB"/>
                  </w:rPr>
                </w:pPr>
              </w:p>
            </w:tc>
          </w:tr>
          <w:tr w:rsidR="003C45DD" w:rsidRPr="00381224" w14:paraId="57D39100" w14:textId="77777777" w:rsidTr="00FC22C5">
            <w:trPr>
              <w:trHeight w:val="477"/>
            </w:trPr>
            <w:tc>
              <w:tcPr>
                <w:tcW w:w="184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86695BE" w14:textId="13F5A6F6" w:rsidR="003C45DD" w:rsidRPr="00381224" w:rsidRDefault="003C45DD" w:rsidP="00D14155">
                <w:pPr>
                  <w:spacing w:after="0" w:line="276" w:lineRule="auto"/>
                  <w:jc w:val="center"/>
                  <w:rPr>
                    <w:rFonts w:ascii="Calibri" w:eastAsia="Times New Roman" w:hAnsi="Calibri" w:cs="Calibri"/>
                    <w:b/>
                    <w:bCs/>
                    <w:color w:val="000000"/>
                    <w:sz w:val="34"/>
                    <w:szCs w:val="34"/>
                    <w:lang w:eastAsia="en-GB"/>
                  </w:rPr>
                </w:pPr>
              </w:p>
            </w:tc>
            <w:tc>
              <w:tcPr>
                <w:tcW w:w="7087" w:type="dxa"/>
                <w:tcBorders>
                  <w:top w:val="nil"/>
                  <w:left w:val="nil"/>
                  <w:bottom w:val="nil"/>
                  <w:right w:val="single" w:sz="8" w:space="0" w:color="000000"/>
                </w:tcBorders>
                <w:shd w:val="clear" w:color="auto" w:fill="auto"/>
                <w:hideMark/>
              </w:tcPr>
              <w:p w14:paraId="3FB05585" w14:textId="77777777" w:rsidR="00FC22C5" w:rsidRPr="00FC22C5" w:rsidRDefault="00FC22C5" w:rsidP="00D14155">
                <w:pPr>
                  <w:spacing w:after="0" w:line="276" w:lineRule="auto"/>
                  <w:rPr>
                    <w:rFonts w:ascii="Times New Roman" w:eastAsia="Times New Roman" w:hAnsi="Times New Roman" w:cs="Times New Roman"/>
                    <w:color w:val="000000"/>
                    <w:sz w:val="10"/>
                    <w:szCs w:val="24"/>
                    <w:lang w:eastAsia="en-GB"/>
                  </w:rPr>
                </w:pPr>
              </w:p>
              <w:p w14:paraId="31AC6427" w14:textId="3F5875EA" w:rsidR="003C45DD"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List of Abbreviations</w:t>
                </w:r>
              </w:p>
              <w:p w14:paraId="528B65DA" w14:textId="12AA759D"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p>
            </w:tc>
            <w:tc>
              <w:tcPr>
                <w:tcW w:w="2068" w:type="dxa"/>
                <w:tcBorders>
                  <w:top w:val="nil"/>
                  <w:left w:val="nil"/>
                  <w:bottom w:val="nil"/>
                  <w:right w:val="single" w:sz="8" w:space="0" w:color="000000"/>
                </w:tcBorders>
                <w:shd w:val="clear" w:color="auto" w:fill="auto"/>
                <w:vAlign w:val="center"/>
                <w:hideMark/>
              </w:tcPr>
              <w:p w14:paraId="48CF2F24" w14:textId="77777777" w:rsidR="003C45DD" w:rsidRPr="00381224" w:rsidRDefault="003C45DD"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iii</w:t>
                </w:r>
              </w:p>
            </w:tc>
          </w:tr>
          <w:tr w:rsidR="003C45DD" w:rsidRPr="00381224" w14:paraId="407A3E4B" w14:textId="77777777" w:rsidTr="00D36197">
            <w:trPr>
              <w:trHeight w:val="402"/>
            </w:trPr>
            <w:tc>
              <w:tcPr>
                <w:tcW w:w="1844" w:type="dxa"/>
                <w:vMerge/>
                <w:tcBorders>
                  <w:top w:val="nil"/>
                  <w:left w:val="single" w:sz="8" w:space="0" w:color="000000"/>
                  <w:bottom w:val="single" w:sz="8" w:space="0" w:color="000000"/>
                  <w:right w:val="single" w:sz="8" w:space="0" w:color="000000"/>
                </w:tcBorders>
                <w:vAlign w:val="center"/>
                <w:hideMark/>
              </w:tcPr>
              <w:p w14:paraId="6A6E7F1F" w14:textId="77777777" w:rsidR="003C45DD" w:rsidRPr="00381224" w:rsidRDefault="003C45DD" w:rsidP="00D14155">
                <w:pPr>
                  <w:spacing w:after="0" w:line="276" w:lineRule="auto"/>
                  <w:jc w:val="center"/>
                  <w:rPr>
                    <w:rFonts w:ascii="Calibri" w:eastAsia="Times New Roman" w:hAnsi="Calibri" w:cs="Calibri"/>
                    <w:b/>
                    <w:bCs/>
                    <w:color w:val="000000"/>
                    <w:sz w:val="34"/>
                    <w:szCs w:val="34"/>
                    <w:lang w:eastAsia="en-GB"/>
                  </w:rPr>
                </w:pPr>
              </w:p>
            </w:tc>
            <w:tc>
              <w:tcPr>
                <w:tcW w:w="7087" w:type="dxa"/>
                <w:tcBorders>
                  <w:top w:val="nil"/>
                  <w:left w:val="nil"/>
                  <w:bottom w:val="nil"/>
                  <w:right w:val="single" w:sz="8" w:space="0" w:color="000000"/>
                </w:tcBorders>
                <w:shd w:val="clear" w:color="auto" w:fill="auto"/>
                <w:hideMark/>
              </w:tcPr>
              <w:p w14:paraId="16B20C16" w14:textId="77777777" w:rsidR="003C45DD"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List of Figures and Graphs</w:t>
                </w:r>
              </w:p>
              <w:p w14:paraId="2C0FA519" w14:textId="63CB8B43"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p>
            </w:tc>
            <w:tc>
              <w:tcPr>
                <w:tcW w:w="2068" w:type="dxa"/>
                <w:tcBorders>
                  <w:top w:val="nil"/>
                  <w:left w:val="nil"/>
                  <w:bottom w:val="nil"/>
                  <w:right w:val="single" w:sz="8" w:space="0" w:color="000000"/>
                </w:tcBorders>
                <w:shd w:val="clear" w:color="auto" w:fill="auto"/>
                <w:vAlign w:val="center"/>
                <w:hideMark/>
              </w:tcPr>
              <w:p w14:paraId="6F3D8BF1" w14:textId="77777777" w:rsidR="003C45DD" w:rsidRPr="00381224" w:rsidRDefault="003C45DD"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iv</w:t>
                </w:r>
              </w:p>
            </w:tc>
          </w:tr>
          <w:tr w:rsidR="003C45DD" w:rsidRPr="00381224" w14:paraId="6C99D198" w14:textId="77777777" w:rsidTr="00D36197">
            <w:trPr>
              <w:trHeight w:val="465"/>
            </w:trPr>
            <w:tc>
              <w:tcPr>
                <w:tcW w:w="1844" w:type="dxa"/>
                <w:vMerge/>
                <w:tcBorders>
                  <w:top w:val="nil"/>
                  <w:left w:val="single" w:sz="8" w:space="0" w:color="000000"/>
                  <w:bottom w:val="single" w:sz="8" w:space="0" w:color="000000"/>
                  <w:right w:val="single" w:sz="8" w:space="0" w:color="000000"/>
                </w:tcBorders>
                <w:vAlign w:val="center"/>
                <w:hideMark/>
              </w:tcPr>
              <w:p w14:paraId="2CB4A28E" w14:textId="77777777" w:rsidR="003C45DD" w:rsidRPr="00381224" w:rsidRDefault="003C45DD" w:rsidP="00D14155">
                <w:pPr>
                  <w:spacing w:after="0" w:line="276" w:lineRule="auto"/>
                  <w:jc w:val="center"/>
                  <w:rPr>
                    <w:rFonts w:ascii="Calibri" w:eastAsia="Times New Roman" w:hAnsi="Calibri" w:cs="Calibri"/>
                    <w:b/>
                    <w:bCs/>
                    <w:color w:val="000000"/>
                    <w:sz w:val="34"/>
                    <w:szCs w:val="34"/>
                    <w:lang w:eastAsia="en-GB"/>
                  </w:rPr>
                </w:pPr>
              </w:p>
            </w:tc>
            <w:tc>
              <w:tcPr>
                <w:tcW w:w="7087" w:type="dxa"/>
                <w:tcBorders>
                  <w:top w:val="nil"/>
                  <w:left w:val="nil"/>
                  <w:bottom w:val="single" w:sz="8" w:space="0" w:color="000000"/>
                  <w:right w:val="single" w:sz="8" w:space="0" w:color="000000"/>
                </w:tcBorders>
                <w:shd w:val="clear" w:color="auto" w:fill="auto"/>
                <w:hideMark/>
              </w:tcPr>
              <w:p w14:paraId="28CCFD3A" w14:textId="77777777"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Abstract</w:t>
                </w:r>
              </w:p>
            </w:tc>
            <w:tc>
              <w:tcPr>
                <w:tcW w:w="2068" w:type="dxa"/>
                <w:tcBorders>
                  <w:top w:val="nil"/>
                  <w:left w:val="nil"/>
                  <w:bottom w:val="single" w:sz="8" w:space="0" w:color="000000"/>
                  <w:right w:val="single" w:sz="8" w:space="0" w:color="000000"/>
                </w:tcBorders>
                <w:shd w:val="clear" w:color="auto" w:fill="auto"/>
                <w:vAlign w:val="center"/>
                <w:hideMark/>
              </w:tcPr>
              <w:p w14:paraId="5B1B532A" w14:textId="77777777" w:rsidR="003C45DD" w:rsidRPr="00381224" w:rsidRDefault="003C45DD"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v</w:t>
                </w:r>
              </w:p>
            </w:tc>
          </w:tr>
          <w:tr w:rsidR="00E14C7E" w:rsidRPr="00381224" w14:paraId="72FFB753" w14:textId="77777777" w:rsidTr="00526B43">
            <w:trPr>
              <w:trHeight w:val="2018"/>
            </w:trPr>
            <w:tc>
              <w:tcPr>
                <w:tcW w:w="184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40A9E8A" w14:textId="6BAEFEA4" w:rsidR="00E14C7E" w:rsidRPr="00381224" w:rsidRDefault="00E14C7E" w:rsidP="00D14155">
                <w:pPr>
                  <w:spacing w:after="0" w:line="276" w:lineRule="auto"/>
                  <w:jc w:val="center"/>
                  <w:rPr>
                    <w:rFonts w:ascii="Times New Roman" w:eastAsia="Times New Roman" w:hAnsi="Times New Roman" w:cs="Times New Roman"/>
                    <w:color w:val="000000"/>
                    <w:sz w:val="28"/>
                    <w:szCs w:val="28"/>
                    <w:lang w:eastAsia="en-GB"/>
                  </w:rPr>
                </w:pPr>
                <w:r>
                  <w:rPr>
                    <w:rFonts w:ascii="Times New Roman" w:eastAsia="Times New Roman" w:hAnsi="Times New Roman" w:cs="Times New Roman"/>
                    <w:color w:val="000000"/>
                    <w:sz w:val="28"/>
                    <w:szCs w:val="28"/>
                    <w:lang w:eastAsia="en-GB"/>
                  </w:rPr>
                  <w:t>1</w:t>
                </w:r>
              </w:p>
            </w:tc>
            <w:tc>
              <w:tcPr>
                <w:tcW w:w="7087" w:type="dxa"/>
                <w:tcBorders>
                  <w:top w:val="nil"/>
                  <w:left w:val="nil"/>
                  <w:right w:val="single" w:sz="8" w:space="0" w:color="000000"/>
                </w:tcBorders>
                <w:shd w:val="clear" w:color="auto" w:fill="auto"/>
                <w:hideMark/>
              </w:tcPr>
              <w:p w14:paraId="60B60A90" w14:textId="77777777" w:rsidR="00E14C7E" w:rsidRDefault="00E14C7E" w:rsidP="00D14155">
                <w:pPr>
                  <w:spacing w:after="0" w:line="276" w:lineRule="auto"/>
                  <w:jc w:val="center"/>
                  <w:rPr>
                    <w:rFonts w:ascii="Times New Roman" w:eastAsia="Times New Roman" w:hAnsi="Times New Roman" w:cs="Times New Roman"/>
                    <w:b/>
                    <w:bCs/>
                    <w:color w:val="000000"/>
                    <w:sz w:val="28"/>
                    <w:szCs w:val="28"/>
                    <w:lang w:eastAsia="en-GB"/>
                  </w:rPr>
                </w:pPr>
              </w:p>
              <w:p w14:paraId="09A9F835" w14:textId="77777777"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CHAPTER-1:</w:t>
                </w:r>
              </w:p>
              <w:p w14:paraId="58A3B5AF" w14:textId="77777777" w:rsidR="00E14C7E" w:rsidRDefault="00E14C7E" w:rsidP="00D14155">
                <w:pPr>
                  <w:spacing w:after="0" w:line="276" w:lineRule="auto"/>
                  <w:jc w:val="center"/>
                  <w:rPr>
                    <w:rFonts w:ascii="Times New Roman" w:eastAsia="Times New Roman" w:hAnsi="Times New Roman" w:cs="Times New Roman"/>
                    <w:b/>
                    <w:bCs/>
                    <w:color w:val="000000"/>
                    <w:sz w:val="28"/>
                    <w:szCs w:val="28"/>
                    <w:lang w:eastAsia="en-GB"/>
                  </w:rPr>
                </w:pPr>
              </w:p>
              <w:p w14:paraId="1B7DEFC4"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PROJECT DESCRIPTION AND OUTLINE</w:t>
                </w:r>
              </w:p>
              <w:p w14:paraId="06710AC0" w14:textId="63F59DDD" w:rsidR="00E14C7E" w:rsidRPr="00381224" w:rsidRDefault="00E14C7E" w:rsidP="00D14155">
                <w:pPr>
                  <w:spacing w:after="0" w:line="276" w:lineRule="auto"/>
                  <w:jc w:val="center"/>
                  <w:rPr>
                    <w:rFonts w:ascii="Times New Roman" w:eastAsia="Times New Roman" w:hAnsi="Times New Roman" w:cs="Times New Roman"/>
                    <w:b/>
                    <w:bCs/>
                    <w:color w:val="000000"/>
                    <w:sz w:val="28"/>
                    <w:szCs w:val="28"/>
                    <w:lang w:eastAsia="en-GB"/>
                  </w:rPr>
                </w:pPr>
              </w:p>
            </w:tc>
            <w:tc>
              <w:tcPr>
                <w:tcW w:w="2068" w:type="dxa"/>
                <w:tcBorders>
                  <w:top w:val="nil"/>
                  <w:left w:val="nil"/>
                  <w:right w:val="single" w:sz="8" w:space="0" w:color="000000"/>
                </w:tcBorders>
                <w:shd w:val="clear" w:color="auto" w:fill="auto"/>
                <w:vAlign w:val="center"/>
                <w:hideMark/>
              </w:tcPr>
              <w:p w14:paraId="39B60978" w14:textId="2CF3448C"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p>
            </w:tc>
          </w:tr>
          <w:tr w:rsidR="003C45DD" w:rsidRPr="00381224" w14:paraId="2BCB006B"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7F5522B1"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0020E142" w14:textId="4E874711" w:rsidR="003C45DD" w:rsidRPr="00381224" w:rsidRDefault="003C45DD" w:rsidP="00D14155">
                <w:pPr>
                  <w:spacing w:after="0" w:line="276" w:lineRule="auto"/>
                  <w:rPr>
                    <w:rFonts w:ascii="Times New Roman" w:eastAsia="Times New Roman" w:hAnsi="Times New Roman" w:cs="Times New Roman"/>
                    <w:sz w:val="24"/>
                    <w:szCs w:val="24"/>
                    <w:lang w:eastAsia="en-GB"/>
                  </w:rPr>
                </w:pPr>
                <w:r w:rsidRPr="00381224">
                  <w:rPr>
                    <w:rFonts w:ascii="Times New Roman" w:eastAsia="Times New Roman" w:hAnsi="Times New Roman" w:cs="Times New Roman"/>
                    <w:sz w:val="24"/>
                    <w:szCs w:val="24"/>
                    <w:lang w:eastAsia="en-GB"/>
                  </w:rPr>
                  <w:t>1.1 Introduction</w:t>
                </w:r>
              </w:p>
            </w:tc>
            <w:tc>
              <w:tcPr>
                <w:tcW w:w="2068" w:type="dxa"/>
                <w:tcBorders>
                  <w:top w:val="nil"/>
                  <w:left w:val="nil"/>
                  <w:bottom w:val="nil"/>
                  <w:right w:val="single" w:sz="8" w:space="0" w:color="000000"/>
                </w:tcBorders>
                <w:shd w:val="clear" w:color="auto" w:fill="auto"/>
                <w:vAlign w:val="center"/>
                <w:hideMark/>
              </w:tcPr>
              <w:p w14:paraId="086E4552" w14:textId="77777777" w:rsidR="003C45DD" w:rsidRPr="00381224" w:rsidRDefault="003C45DD"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w:t>
                </w:r>
              </w:p>
            </w:tc>
          </w:tr>
          <w:tr w:rsidR="003C45DD" w:rsidRPr="00381224" w14:paraId="1EC04407"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25DBC418"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7AFE9AA4" w14:textId="36BE3A9B"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1.2 Motivation for the work</w:t>
                </w:r>
              </w:p>
            </w:tc>
            <w:tc>
              <w:tcPr>
                <w:tcW w:w="2068" w:type="dxa"/>
                <w:tcBorders>
                  <w:top w:val="nil"/>
                  <w:left w:val="nil"/>
                  <w:bottom w:val="nil"/>
                  <w:right w:val="single" w:sz="8" w:space="0" w:color="000000"/>
                </w:tcBorders>
                <w:shd w:val="clear" w:color="auto" w:fill="auto"/>
                <w:vAlign w:val="center"/>
                <w:hideMark/>
              </w:tcPr>
              <w:p w14:paraId="147F8230" w14:textId="77777777" w:rsidR="003C45DD" w:rsidRPr="00381224" w:rsidRDefault="003C45DD"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2</w:t>
                </w:r>
              </w:p>
            </w:tc>
          </w:tr>
          <w:tr w:rsidR="003C45DD" w:rsidRPr="00381224" w14:paraId="36D332A9"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50FE78AA"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4D67ED78" w14:textId="3ADB2792"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1.3 About Introduction of work</w:t>
                </w:r>
              </w:p>
            </w:tc>
            <w:tc>
              <w:tcPr>
                <w:tcW w:w="2068" w:type="dxa"/>
                <w:tcBorders>
                  <w:top w:val="nil"/>
                  <w:left w:val="nil"/>
                  <w:bottom w:val="nil"/>
                  <w:right w:val="single" w:sz="8" w:space="0" w:color="000000"/>
                </w:tcBorders>
                <w:shd w:val="clear" w:color="auto" w:fill="auto"/>
                <w:vAlign w:val="center"/>
                <w:hideMark/>
              </w:tcPr>
              <w:p w14:paraId="270DFB06" w14:textId="2B85022D" w:rsidR="003C45DD" w:rsidRPr="00381224" w:rsidRDefault="009013DD"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w:t>
                </w:r>
              </w:p>
            </w:tc>
          </w:tr>
          <w:tr w:rsidR="003C45DD" w:rsidRPr="00381224" w14:paraId="1B727899"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5F4B3DD5"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648FF64F" w14:textId="0489EF06"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1.4 Problem Statement</w:t>
                </w:r>
              </w:p>
            </w:tc>
            <w:tc>
              <w:tcPr>
                <w:tcW w:w="2068" w:type="dxa"/>
                <w:tcBorders>
                  <w:top w:val="nil"/>
                  <w:left w:val="nil"/>
                  <w:bottom w:val="nil"/>
                  <w:right w:val="single" w:sz="8" w:space="0" w:color="000000"/>
                </w:tcBorders>
                <w:shd w:val="clear" w:color="auto" w:fill="auto"/>
                <w:vAlign w:val="center"/>
                <w:hideMark/>
              </w:tcPr>
              <w:p w14:paraId="01E91E0D" w14:textId="2327EA8B" w:rsidR="003C45DD" w:rsidRPr="00381224" w:rsidRDefault="00EA5D2C"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w:t>
                </w:r>
              </w:p>
            </w:tc>
          </w:tr>
          <w:tr w:rsidR="003C45DD" w:rsidRPr="00381224" w14:paraId="711A0E2A"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11894546"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5A33510A" w14:textId="3AA36AA2"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1.5 Objective of the work</w:t>
                </w:r>
              </w:p>
            </w:tc>
            <w:tc>
              <w:tcPr>
                <w:tcW w:w="2068" w:type="dxa"/>
                <w:tcBorders>
                  <w:top w:val="nil"/>
                  <w:left w:val="nil"/>
                  <w:bottom w:val="nil"/>
                  <w:right w:val="single" w:sz="8" w:space="0" w:color="000000"/>
                </w:tcBorders>
                <w:shd w:val="clear" w:color="auto" w:fill="auto"/>
                <w:vAlign w:val="center"/>
                <w:hideMark/>
              </w:tcPr>
              <w:p w14:paraId="7DB8D8D3" w14:textId="08B58B05" w:rsidR="003C45DD" w:rsidRPr="00381224" w:rsidRDefault="00650081"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4</w:t>
                </w:r>
              </w:p>
            </w:tc>
          </w:tr>
          <w:tr w:rsidR="003C45DD" w:rsidRPr="00381224" w14:paraId="6B3E8D65"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0F9E4584"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45DD8DC7" w14:textId="2A3E9E32" w:rsidR="003C45DD" w:rsidRPr="00381224" w:rsidRDefault="003C45DD"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1.6 Summary</w:t>
                </w:r>
              </w:p>
            </w:tc>
            <w:tc>
              <w:tcPr>
                <w:tcW w:w="2068" w:type="dxa"/>
                <w:tcBorders>
                  <w:top w:val="nil"/>
                  <w:left w:val="nil"/>
                  <w:bottom w:val="nil"/>
                  <w:right w:val="single" w:sz="8" w:space="0" w:color="000000"/>
                </w:tcBorders>
                <w:shd w:val="clear" w:color="auto" w:fill="auto"/>
                <w:vAlign w:val="center"/>
                <w:hideMark/>
              </w:tcPr>
              <w:p w14:paraId="5F94E74E" w14:textId="02FD946D" w:rsidR="003C45DD" w:rsidRPr="00381224" w:rsidRDefault="00650081"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4</w:t>
                </w:r>
              </w:p>
            </w:tc>
          </w:tr>
          <w:tr w:rsidR="003C45DD" w:rsidRPr="00381224" w14:paraId="2AEF5E2B"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59C35B25" w14:textId="77777777" w:rsidR="003C45DD" w:rsidRPr="00381224" w:rsidRDefault="003C45DD" w:rsidP="00D14155">
                <w:pPr>
                  <w:spacing w:after="0" w:line="276" w:lineRule="auto"/>
                  <w:jc w:val="center"/>
                  <w:rPr>
                    <w:rFonts w:ascii="Times New Roman" w:eastAsia="Times New Roman" w:hAnsi="Times New Roman" w:cs="Times New Roman"/>
                    <w:color w:val="000000"/>
                    <w:sz w:val="28"/>
                    <w:szCs w:val="28"/>
                    <w:lang w:eastAsia="en-GB"/>
                  </w:rPr>
                </w:pPr>
              </w:p>
            </w:tc>
            <w:tc>
              <w:tcPr>
                <w:tcW w:w="7087" w:type="dxa"/>
                <w:tcBorders>
                  <w:top w:val="nil"/>
                  <w:left w:val="nil"/>
                  <w:bottom w:val="single" w:sz="8" w:space="0" w:color="000000"/>
                  <w:right w:val="single" w:sz="8" w:space="0" w:color="000000"/>
                </w:tcBorders>
                <w:shd w:val="clear" w:color="auto" w:fill="auto"/>
                <w:hideMark/>
              </w:tcPr>
              <w:p w14:paraId="368C733B" w14:textId="5B473418" w:rsidR="003C45DD" w:rsidRPr="00381224" w:rsidRDefault="003C45DD" w:rsidP="00D14155">
                <w:pPr>
                  <w:spacing w:after="0" w:line="276" w:lineRule="auto"/>
                  <w:rPr>
                    <w:rFonts w:ascii="Calibri" w:eastAsia="Times New Roman" w:hAnsi="Calibri" w:cs="Calibri"/>
                    <w:color w:val="000000"/>
                    <w:sz w:val="24"/>
                    <w:szCs w:val="24"/>
                    <w:lang w:eastAsia="en-GB"/>
                  </w:rPr>
                </w:pPr>
              </w:p>
            </w:tc>
            <w:tc>
              <w:tcPr>
                <w:tcW w:w="2068" w:type="dxa"/>
                <w:tcBorders>
                  <w:top w:val="nil"/>
                  <w:left w:val="nil"/>
                  <w:bottom w:val="single" w:sz="8" w:space="0" w:color="000000"/>
                  <w:right w:val="single" w:sz="8" w:space="0" w:color="000000"/>
                </w:tcBorders>
                <w:shd w:val="clear" w:color="auto" w:fill="auto"/>
                <w:vAlign w:val="center"/>
                <w:hideMark/>
              </w:tcPr>
              <w:p w14:paraId="452D81A3" w14:textId="20D74E49" w:rsidR="003C45DD" w:rsidRPr="00381224" w:rsidRDefault="003C45DD" w:rsidP="00D14155">
                <w:pPr>
                  <w:spacing w:after="0" w:line="276" w:lineRule="auto"/>
                  <w:jc w:val="center"/>
                  <w:rPr>
                    <w:rFonts w:ascii="Times New Roman" w:eastAsia="Times New Roman" w:hAnsi="Times New Roman" w:cs="Times New Roman"/>
                    <w:color w:val="000000"/>
                    <w:sz w:val="24"/>
                    <w:szCs w:val="24"/>
                    <w:lang w:eastAsia="en-GB"/>
                  </w:rPr>
                </w:pPr>
              </w:p>
            </w:tc>
          </w:tr>
          <w:tr w:rsidR="00E14C7E" w:rsidRPr="00381224" w14:paraId="0E70148A" w14:textId="77777777" w:rsidTr="00526B43">
            <w:trPr>
              <w:trHeight w:val="2074"/>
            </w:trPr>
            <w:tc>
              <w:tcPr>
                <w:tcW w:w="1844" w:type="dxa"/>
                <w:vMerge w:val="restart"/>
                <w:tcBorders>
                  <w:top w:val="nil"/>
                  <w:left w:val="single" w:sz="8" w:space="0" w:color="000000"/>
                  <w:right w:val="single" w:sz="8" w:space="0" w:color="000000"/>
                </w:tcBorders>
                <w:shd w:val="clear" w:color="auto" w:fill="auto"/>
                <w:vAlign w:val="center"/>
                <w:hideMark/>
              </w:tcPr>
              <w:p w14:paraId="3BFC6E50" w14:textId="3E89CEE0" w:rsidR="00E14C7E" w:rsidRPr="00381224" w:rsidRDefault="00E14C7E" w:rsidP="00D14155">
                <w:pPr>
                  <w:spacing w:after="0" w:line="276" w:lineRule="auto"/>
                  <w:jc w:val="center"/>
                  <w:rPr>
                    <w:rFonts w:ascii="Times New Roman" w:eastAsia="Times New Roman" w:hAnsi="Times New Roman" w:cs="Times New Roman"/>
                    <w:color w:val="000000"/>
                    <w:sz w:val="28"/>
                    <w:szCs w:val="28"/>
                    <w:lang w:eastAsia="en-GB"/>
                  </w:rPr>
                </w:pPr>
                <w:r w:rsidRPr="00381224">
                  <w:rPr>
                    <w:rFonts w:ascii="Times New Roman" w:eastAsia="Times New Roman" w:hAnsi="Times New Roman" w:cs="Times New Roman"/>
                    <w:color w:val="000000"/>
                    <w:sz w:val="28"/>
                    <w:szCs w:val="28"/>
                    <w:lang w:eastAsia="en-GB"/>
                  </w:rPr>
                  <w:t>2</w:t>
                </w:r>
              </w:p>
            </w:tc>
            <w:tc>
              <w:tcPr>
                <w:tcW w:w="7087" w:type="dxa"/>
                <w:tcBorders>
                  <w:top w:val="nil"/>
                  <w:left w:val="nil"/>
                  <w:right w:val="single" w:sz="8" w:space="0" w:color="000000"/>
                </w:tcBorders>
                <w:shd w:val="clear" w:color="auto" w:fill="auto"/>
                <w:hideMark/>
              </w:tcPr>
              <w:p w14:paraId="61182D38"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p>
              <w:p w14:paraId="26F338C9" w14:textId="77777777"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CHAPTER-2:</w:t>
                </w:r>
              </w:p>
              <w:p w14:paraId="5BD64CE3"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p>
              <w:p w14:paraId="47508073"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RELATED WORK INVESTIGATION</w:t>
                </w:r>
              </w:p>
              <w:p w14:paraId="5E20D2F8" w14:textId="42C02A00"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p>
            </w:tc>
            <w:tc>
              <w:tcPr>
                <w:tcW w:w="2068" w:type="dxa"/>
                <w:tcBorders>
                  <w:top w:val="nil"/>
                  <w:left w:val="nil"/>
                  <w:right w:val="single" w:sz="8" w:space="0" w:color="000000"/>
                </w:tcBorders>
                <w:shd w:val="clear" w:color="auto" w:fill="auto"/>
                <w:vAlign w:val="center"/>
                <w:hideMark/>
              </w:tcPr>
              <w:p w14:paraId="2C4A611E" w14:textId="7EE3168A"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p>
            </w:tc>
          </w:tr>
          <w:tr w:rsidR="00E14C7E" w:rsidRPr="00381224" w14:paraId="2CA47EDF" w14:textId="77777777" w:rsidTr="008D7EEF">
            <w:trPr>
              <w:trHeight w:val="337"/>
            </w:trPr>
            <w:tc>
              <w:tcPr>
                <w:tcW w:w="1844" w:type="dxa"/>
                <w:vMerge/>
                <w:tcBorders>
                  <w:left w:val="single" w:sz="8" w:space="0" w:color="000000"/>
                  <w:right w:val="single" w:sz="8" w:space="0" w:color="000000"/>
                </w:tcBorders>
                <w:shd w:val="clear" w:color="auto" w:fill="auto"/>
                <w:hideMark/>
              </w:tcPr>
              <w:p w14:paraId="49CDBC51" w14:textId="6D3A6C28" w:rsidR="00E14C7E" w:rsidRPr="00381224" w:rsidRDefault="00E14C7E"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right w:val="single" w:sz="8" w:space="0" w:color="000000"/>
                </w:tcBorders>
                <w:shd w:val="clear" w:color="auto" w:fill="auto"/>
                <w:hideMark/>
              </w:tcPr>
              <w:p w14:paraId="74BE4B23" w14:textId="3680E4E4" w:rsidR="00E14C7E" w:rsidRPr="00381224" w:rsidRDefault="00E14C7E"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2.1 Introduction</w:t>
                </w:r>
              </w:p>
            </w:tc>
            <w:tc>
              <w:tcPr>
                <w:tcW w:w="2068" w:type="dxa"/>
                <w:tcBorders>
                  <w:top w:val="nil"/>
                  <w:left w:val="nil"/>
                  <w:bottom w:val="nil"/>
                  <w:right w:val="single" w:sz="8" w:space="0" w:color="000000"/>
                </w:tcBorders>
                <w:shd w:val="clear" w:color="auto" w:fill="auto"/>
                <w:vAlign w:val="center"/>
                <w:hideMark/>
              </w:tcPr>
              <w:p w14:paraId="43556424" w14:textId="7E061EF0"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6</w:t>
                </w:r>
              </w:p>
            </w:tc>
          </w:tr>
          <w:tr w:rsidR="00E14C7E" w:rsidRPr="00381224" w14:paraId="78536949" w14:textId="77777777" w:rsidTr="008D7EEF">
            <w:trPr>
              <w:trHeight w:val="337"/>
            </w:trPr>
            <w:tc>
              <w:tcPr>
                <w:tcW w:w="1844" w:type="dxa"/>
                <w:vMerge/>
                <w:tcBorders>
                  <w:left w:val="single" w:sz="8" w:space="0" w:color="000000"/>
                  <w:right w:val="single" w:sz="8" w:space="0" w:color="000000"/>
                </w:tcBorders>
                <w:shd w:val="clear" w:color="auto" w:fill="auto"/>
                <w:hideMark/>
              </w:tcPr>
              <w:p w14:paraId="3DA3ED54" w14:textId="7554253A" w:rsidR="00E14C7E" w:rsidRPr="00381224" w:rsidRDefault="00E14C7E"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right w:val="single" w:sz="8" w:space="0" w:color="000000"/>
                </w:tcBorders>
                <w:shd w:val="clear" w:color="auto" w:fill="auto"/>
                <w:hideMark/>
              </w:tcPr>
              <w:p w14:paraId="54D491D2" w14:textId="09D9DE11" w:rsidR="00E14C7E" w:rsidRPr="00381224" w:rsidRDefault="00E14C7E"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2.2 Existing Work</w:t>
                </w:r>
              </w:p>
            </w:tc>
            <w:tc>
              <w:tcPr>
                <w:tcW w:w="2068" w:type="dxa"/>
                <w:tcBorders>
                  <w:top w:val="nil"/>
                  <w:left w:val="nil"/>
                  <w:bottom w:val="nil"/>
                  <w:right w:val="single" w:sz="8" w:space="0" w:color="000000"/>
                </w:tcBorders>
                <w:shd w:val="clear" w:color="auto" w:fill="auto"/>
                <w:vAlign w:val="center"/>
                <w:hideMark/>
              </w:tcPr>
              <w:p w14:paraId="79EB0B1D" w14:textId="181F5CD3"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6</w:t>
                </w:r>
              </w:p>
            </w:tc>
          </w:tr>
          <w:tr w:rsidR="00E14C7E" w:rsidRPr="00381224" w14:paraId="223E5DD0" w14:textId="77777777" w:rsidTr="00E14C7E">
            <w:trPr>
              <w:trHeight w:val="337"/>
            </w:trPr>
            <w:tc>
              <w:tcPr>
                <w:tcW w:w="1844" w:type="dxa"/>
                <w:vMerge/>
                <w:tcBorders>
                  <w:left w:val="single" w:sz="8" w:space="0" w:color="000000"/>
                  <w:right w:val="single" w:sz="8" w:space="0" w:color="000000"/>
                </w:tcBorders>
                <w:shd w:val="clear" w:color="auto" w:fill="auto"/>
                <w:hideMark/>
              </w:tcPr>
              <w:p w14:paraId="32FB1FB0" w14:textId="38251516" w:rsidR="00E14C7E" w:rsidRPr="00381224" w:rsidRDefault="00E14C7E" w:rsidP="00D14155">
                <w:pPr>
                  <w:spacing w:after="0" w:line="276" w:lineRule="auto"/>
                  <w:jc w:val="center"/>
                  <w:rPr>
                    <w:rFonts w:ascii="Calibri" w:eastAsia="Times New Roman" w:hAnsi="Calibri" w:cs="Calibri"/>
                    <w:color w:val="000000"/>
                    <w:sz w:val="24"/>
                    <w:szCs w:val="24"/>
                    <w:lang w:eastAsia="en-GB"/>
                  </w:rPr>
                </w:pPr>
              </w:p>
            </w:tc>
            <w:tc>
              <w:tcPr>
                <w:tcW w:w="7087" w:type="dxa"/>
                <w:tcBorders>
                  <w:left w:val="nil"/>
                  <w:right w:val="single" w:sz="8" w:space="0" w:color="000000"/>
                </w:tcBorders>
                <w:shd w:val="clear" w:color="auto" w:fill="auto"/>
                <w:hideMark/>
              </w:tcPr>
              <w:p w14:paraId="66FB7AAD" w14:textId="0F3F73BD" w:rsidR="00E14C7E" w:rsidRPr="00381224" w:rsidRDefault="00E14C7E"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2.3 Proposed Work</w:t>
                </w:r>
              </w:p>
            </w:tc>
            <w:tc>
              <w:tcPr>
                <w:tcW w:w="2068" w:type="dxa"/>
                <w:tcBorders>
                  <w:top w:val="nil"/>
                  <w:left w:val="nil"/>
                  <w:bottom w:val="nil"/>
                  <w:right w:val="single" w:sz="8" w:space="0" w:color="000000"/>
                </w:tcBorders>
                <w:shd w:val="clear" w:color="auto" w:fill="auto"/>
                <w:vAlign w:val="center"/>
                <w:hideMark/>
              </w:tcPr>
              <w:p w14:paraId="589E3396" w14:textId="47DCC9C3"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8</w:t>
                </w:r>
              </w:p>
            </w:tc>
          </w:tr>
          <w:tr w:rsidR="00E14C7E" w:rsidRPr="00381224" w14:paraId="50E69C42" w14:textId="77777777" w:rsidTr="008D7EEF">
            <w:trPr>
              <w:trHeight w:val="337"/>
            </w:trPr>
            <w:tc>
              <w:tcPr>
                <w:tcW w:w="1844" w:type="dxa"/>
                <w:vMerge/>
                <w:tcBorders>
                  <w:left w:val="single" w:sz="8" w:space="0" w:color="000000"/>
                  <w:bottom w:val="single" w:sz="4" w:space="0" w:color="auto"/>
                  <w:right w:val="single" w:sz="8" w:space="0" w:color="000000"/>
                </w:tcBorders>
                <w:shd w:val="clear" w:color="auto" w:fill="auto"/>
              </w:tcPr>
              <w:p w14:paraId="58810388" w14:textId="77777777" w:rsidR="00E14C7E" w:rsidRPr="00381224" w:rsidRDefault="00E14C7E" w:rsidP="00D14155">
                <w:pPr>
                  <w:spacing w:after="0" w:line="276" w:lineRule="auto"/>
                  <w:jc w:val="center"/>
                  <w:rPr>
                    <w:rFonts w:ascii="Calibri" w:eastAsia="Times New Roman" w:hAnsi="Calibri" w:cs="Calibri"/>
                    <w:color w:val="000000"/>
                    <w:sz w:val="24"/>
                    <w:szCs w:val="24"/>
                    <w:lang w:eastAsia="en-GB"/>
                  </w:rPr>
                </w:pPr>
              </w:p>
            </w:tc>
            <w:tc>
              <w:tcPr>
                <w:tcW w:w="7087" w:type="dxa"/>
                <w:tcBorders>
                  <w:left w:val="nil"/>
                  <w:bottom w:val="single" w:sz="4" w:space="0" w:color="auto"/>
                  <w:right w:val="single" w:sz="8" w:space="0" w:color="000000"/>
                </w:tcBorders>
                <w:shd w:val="clear" w:color="auto" w:fill="auto"/>
              </w:tcPr>
              <w:p w14:paraId="68716FC4" w14:textId="77777777" w:rsidR="00E14C7E" w:rsidRPr="00381224" w:rsidRDefault="00E14C7E" w:rsidP="00D14155">
                <w:pPr>
                  <w:spacing w:after="0" w:line="276" w:lineRule="auto"/>
                  <w:rPr>
                    <w:rFonts w:ascii="Times New Roman" w:eastAsia="Times New Roman" w:hAnsi="Times New Roman" w:cs="Times New Roman"/>
                    <w:color w:val="000000"/>
                    <w:sz w:val="24"/>
                    <w:szCs w:val="24"/>
                    <w:lang w:eastAsia="en-GB"/>
                  </w:rPr>
                </w:pPr>
              </w:p>
            </w:tc>
            <w:tc>
              <w:tcPr>
                <w:tcW w:w="2068" w:type="dxa"/>
                <w:tcBorders>
                  <w:top w:val="nil"/>
                  <w:left w:val="nil"/>
                  <w:bottom w:val="single" w:sz="4" w:space="0" w:color="auto"/>
                  <w:right w:val="single" w:sz="8" w:space="0" w:color="000000"/>
                </w:tcBorders>
                <w:shd w:val="clear" w:color="auto" w:fill="auto"/>
                <w:vAlign w:val="center"/>
              </w:tcPr>
              <w:p w14:paraId="62D9999A" w14:textId="77777777" w:rsidR="00E14C7E" w:rsidRDefault="00E14C7E" w:rsidP="00D14155">
                <w:pPr>
                  <w:spacing w:after="0" w:line="276" w:lineRule="auto"/>
                  <w:jc w:val="center"/>
                  <w:rPr>
                    <w:rFonts w:ascii="Times New Roman" w:eastAsia="Times New Roman" w:hAnsi="Times New Roman" w:cs="Times New Roman"/>
                    <w:color w:val="000000"/>
                    <w:sz w:val="24"/>
                    <w:szCs w:val="24"/>
                    <w:lang w:eastAsia="en-GB"/>
                  </w:rPr>
                </w:pPr>
              </w:p>
            </w:tc>
          </w:tr>
        </w:tbl>
        <w:p w14:paraId="4318C47B" w14:textId="77777777" w:rsidR="003C45DD" w:rsidRDefault="003C45DD" w:rsidP="00D14155">
          <w:pPr>
            <w:spacing w:line="276" w:lineRule="auto"/>
          </w:pPr>
          <w:r>
            <w:br w:type="page"/>
          </w:r>
        </w:p>
        <w:p w14:paraId="58E34E5F" w14:textId="77777777" w:rsidR="0006405A" w:rsidRDefault="0006405A" w:rsidP="00D14155">
          <w:pPr>
            <w:spacing w:after="0" w:line="276" w:lineRule="auto"/>
            <w:jc w:val="center"/>
            <w:rPr>
              <w:rFonts w:ascii="Times New Roman" w:eastAsia="Times New Roman" w:hAnsi="Times New Roman" w:cs="Times New Roman"/>
              <w:color w:val="000000"/>
              <w:sz w:val="28"/>
              <w:szCs w:val="28"/>
              <w:lang w:eastAsia="en-GB"/>
            </w:rPr>
            <w:sectPr w:rsidR="0006405A" w:rsidSect="00C63FE7">
              <w:type w:val="continuous"/>
              <w:pgSz w:w="11906" w:h="16838"/>
              <w:pgMar w:top="1560" w:right="1440" w:bottom="1440" w:left="1440" w:header="708" w:footer="708" w:gutter="0"/>
              <w:pgNumType w:start="0"/>
              <w:cols w:space="708"/>
              <w:titlePg/>
              <w:docGrid w:linePitch="360"/>
            </w:sectPr>
          </w:pPr>
        </w:p>
        <w:tbl>
          <w:tblPr>
            <w:tblW w:w="10999" w:type="dxa"/>
            <w:tblInd w:w="-1003" w:type="dxa"/>
            <w:tblLayout w:type="fixed"/>
            <w:tblLook w:val="04A0" w:firstRow="1" w:lastRow="0" w:firstColumn="1" w:lastColumn="0" w:noHBand="0" w:noVBand="1"/>
          </w:tblPr>
          <w:tblGrid>
            <w:gridCol w:w="1844"/>
            <w:gridCol w:w="7087"/>
            <w:gridCol w:w="2068"/>
          </w:tblGrid>
          <w:tr w:rsidR="00E14C7E" w:rsidRPr="00381224" w14:paraId="4C2F88B1" w14:textId="77777777" w:rsidTr="00526B43">
            <w:trPr>
              <w:trHeight w:val="1662"/>
            </w:trPr>
            <w:tc>
              <w:tcPr>
                <w:tcW w:w="1844" w:type="dxa"/>
                <w:vMerge w:val="restart"/>
                <w:tcBorders>
                  <w:top w:val="single" w:sz="4" w:space="0" w:color="auto"/>
                  <w:left w:val="single" w:sz="8" w:space="0" w:color="000000"/>
                  <w:right w:val="single" w:sz="8" w:space="0" w:color="000000"/>
                </w:tcBorders>
                <w:shd w:val="clear" w:color="auto" w:fill="auto"/>
                <w:vAlign w:val="center"/>
                <w:hideMark/>
              </w:tcPr>
              <w:p w14:paraId="445CDA43" w14:textId="36DAA3B0" w:rsidR="00E14C7E" w:rsidRPr="00381224" w:rsidRDefault="00E14C7E" w:rsidP="00D14155">
                <w:pPr>
                  <w:spacing w:after="0" w:line="276" w:lineRule="auto"/>
                  <w:jc w:val="center"/>
                  <w:rPr>
                    <w:rFonts w:ascii="Times New Roman" w:eastAsia="Times New Roman" w:hAnsi="Times New Roman" w:cs="Times New Roman"/>
                    <w:color w:val="000000"/>
                    <w:sz w:val="28"/>
                    <w:szCs w:val="28"/>
                    <w:lang w:eastAsia="en-GB"/>
                  </w:rPr>
                </w:pPr>
                <w:r w:rsidRPr="00381224">
                  <w:rPr>
                    <w:rFonts w:ascii="Times New Roman" w:eastAsia="Times New Roman" w:hAnsi="Times New Roman" w:cs="Times New Roman"/>
                    <w:color w:val="000000"/>
                    <w:sz w:val="28"/>
                    <w:szCs w:val="28"/>
                    <w:lang w:eastAsia="en-GB"/>
                  </w:rPr>
                  <w:lastRenderedPageBreak/>
                  <w:t>3</w:t>
                </w:r>
              </w:p>
            </w:tc>
            <w:tc>
              <w:tcPr>
                <w:tcW w:w="7087" w:type="dxa"/>
                <w:tcBorders>
                  <w:top w:val="single" w:sz="4" w:space="0" w:color="auto"/>
                  <w:left w:val="nil"/>
                  <w:right w:val="single" w:sz="8" w:space="0" w:color="000000"/>
                </w:tcBorders>
                <w:shd w:val="clear" w:color="auto" w:fill="auto"/>
                <w:hideMark/>
              </w:tcPr>
              <w:p w14:paraId="46891A51"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p>
              <w:p w14:paraId="08D5F6BB" w14:textId="060FE7D9"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CHAPTER-3:</w:t>
                </w:r>
              </w:p>
              <w:p w14:paraId="2B3E129A" w14:textId="77777777"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p>
              <w:p w14:paraId="4A90E93E" w14:textId="35343E79"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REQUIREMENT ARTIFACTS</w:t>
                </w:r>
              </w:p>
              <w:p w14:paraId="304D877E" w14:textId="77777777" w:rsidR="00526B43" w:rsidRDefault="00526B43" w:rsidP="00D14155">
                <w:pPr>
                  <w:spacing w:after="0" w:line="276" w:lineRule="auto"/>
                  <w:rPr>
                    <w:rFonts w:ascii="Times New Roman" w:eastAsia="Times New Roman" w:hAnsi="Times New Roman" w:cs="Times New Roman"/>
                    <w:b/>
                    <w:bCs/>
                    <w:color w:val="000000"/>
                    <w:sz w:val="28"/>
                    <w:szCs w:val="28"/>
                    <w:lang w:eastAsia="en-GB"/>
                  </w:rPr>
                </w:pPr>
              </w:p>
              <w:p w14:paraId="392E1B6D" w14:textId="07C27861"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p>
            </w:tc>
            <w:tc>
              <w:tcPr>
                <w:tcW w:w="2068" w:type="dxa"/>
                <w:tcBorders>
                  <w:top w:val="single" w:sz="4" w:space="0" w:color="auto"/>
                  <w:left w:val="nil"/>
                  <w:right w:val="single" w:sz="8" w:space="0" w:color="000000"/>
                </w:tcBorders>
                <w:shd w:val="clear" w:color="auto" w:fill="auto"/>
                <w:vAlign w:val="center"/>
                <w:hideMark/>
              </w:tcPr>
              <w:p w14:paraId="38DEEB55" w14:textId="72E48DA2"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p>
            </w:tc>
          </w:tr>
          <w:tr w:rsidR="00EF650A" w:rsidRPr="00381224" w14:paraId="6A6A981A" w14:textId="77777777" w:rsidTr="005E7AC6">
            <w:trPr>
              <w:trHeight w:val="337"/>
            </w:trPr>
            <w:tc>
              <w:tcPr>
                <w:tcW w:w="1844" w:type="dxa"/>
                <w:vMerge/>
                <w:tcBorders>
                  <w:left w:val="single" w:sz="8" w:space="0" w:color="000000"/>
                  <w:right w:val="single" w:sz="8" w:space="0" w:color="000000"/>
                </w:tcBorders>
                <w:shd w:val="clear" w:color="auto" w:fill="auto"/>
                <w:hideMark/>
              </w:tcPr>
              <w:p w14:paraId="0E284821" w14:textId="7086BBDB"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3A63C213" w14:textId="6612796C"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3.1 Introduction</w:t>
                </w:r>
              </w:p>
            </w:tc>
            <w:tc>
              <w:tcPr>
                <w:tcW w:w="2068" w:type="dxa"/>
                <w:tcBorders>
                  <w:top w:val="nil"/>
                  <w:left w:val="nil"/>
                  <w:bottom w:val="nil"/>
                  <w:right w:val="single" w:sz="8" w:space="0" w:color="000000"/>
                </w:tcBorders>
                <w:shd w:val="clear" w:color="auto" w:fill="auto"/>
                <w:vAlign w:val="center"/>
                <w:hideMark/>
              </w:tcPr>
              <w:p w14:paraId="20193390" w14:textId="1728632B" w:rsidR="00EF650A" w:rsidRPr="00381224" w:rsidRDefault="00FF3C0C"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9</w:t>
                </w:r>
              </w:p>
            </w:tc>
          </w:tr>
          <w:tr w:rsidR="00EF650A" w:rsidRPr="00381224" w14:paraId="30E62152" w14:textId="77777777" w:rsidTr="005E7AC6">
            <w:trPr>
              <w:trHeight w:val="337"/>
            </w:trPr>
            <w:tc>
              <w:tcPr>
                <w:tcW w:w="1844" w:type="dxa"/>
                <w:vMerge/>
                <w:tcBorders>
                  <w:left w:val="single" w:sz="8" w:space="0" w:color="000000"/>
                  <w:right w:val="single" w:sz="8" w:space="0" w:color="000000"/>
                </w:tcBorders>
                <w:shd w:val="clear" w:color="auto" w:fill="auto"/>
                <w:hideMark/>
              </w:tcPr>
              <w:p w14:paraId="165A0DC5" w14:textId="7BE1B212"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17CEED66" w14:textId="6DC90351"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3.2 Hardware and Software requirements</w:t>
                </w:r>
              </w:p>
            </w:tc>
            <w:tc>
              <w:tcPr>
                <w:tcW w:w="2068" w:type="dxa"/>
                <w:tcBorders>
                  <w:top w:val="nil"/>
                  <w:left w:val="nil"/>
                  <w:bottom w:val="nil"/>
                  <w:right w:val="single" w:sz="8" w:space="0" w:color="000000"/>
                </w:tcBorders>
                <w:shd w:val="clear" w:color="auto" w:fill="auto"/>
                <w:vAlign w:val="center"/>
                <w:hideMark/>
              </w:tcPr>
              <w:p w14:paraId="787629AF" w14:textId="1A1D4131" w:rsidR="00EF650A" w:rsidRPr="00381224" w:rsidRDefault="00080879"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9</w:t>
                </w:r>
              </w:p>
            </w:tc>
          </w:tr>
          <w:tr w:rsidR="00EF650A" w:rsidRPr="00381224" w14:paraId="6023E0C8" w14:textId="77777777" w:rsidTr="005E7AC6">
            <w:trPr>
              <w:trHeight w:val="337"/>
            </w:trPr>
            <w:tc>
              <w:tcPr>
                <w:tcW w:w="1844" w:type="dxa"/>
                <w:vMerge/>
                <w:tcBorders>
                  <w:left w:val="single" w:sz="8" w:space="0" w:color="000000"/>
                  <w:right w:val="single" w:sz="8" w:space="0" w:color="000000"/>
                </w:tcBorders>
                <w:shd w:val="clear" w:color="auto" w:fill="auto"/>
                <w:hideMark/>
              </w:tcPr>
              <w:p w14:paraId="07990DAD" w14:textId="1C7963F0"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15AE52E2" w14:textId="53912785"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3.3 Specific Project requirements</w:t>
                </w:r>
              </w:p>
            </w:tc>
            <w:tc>
              <w:tcPr>
                <w:tcW w:w="2068" w:type="dxa"/>
                <w:tcBorders>
                  <w:top w:val="nil"/>
                  <w:left w:val="nil"/>
                  <w:bottom w:val="nil"/>
                  <w:right w:val="single" w:sz="8" w:space="0" w:color="000000"/>
                </w:tcBorders>
                <w:shd w:val="clear" w:color="auto" w:fill="auto"/>
                <w:vAlign w:val="center"/>
                <w:hideMark/>
              </w:tcPr>
              <w:p w14:paraId="5BAE61F2" w14:textId="65A39B9C"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w:t>
                </w:r>
                <w:r w:rsidR="00135825">
                  <w:rPr>
                    <w:rFonts w:ascii="Times New Roman" w:eastAsia="Times New Roman" w:hAnsi="Times New Roman" w:cs="Times New Roman"/>
                    <w:color w:val="000000"/>
                    <w:sz w:val="24"/>
                    <w:szCs w:val="24"/>
                    <w:lang w:eastAsia="en-GB"/>
                  </w:rPr>
                  <w:t>0</w:t>
                </w:r>
              </w:p>
            </w:tc>
          </w:tr>
          <w:tr w:rsidR="00EF650A" w:rsidRPr="00381224" w14:paraId="17B7A6E2" w14:textId="77777777" w:rsidTr="00007DB8">
            <w:trPr>
              <w:trHeight w:val="317"/>
            </w:trPr>
            <w:tc>
              <w:tcPr>
                <w:tcW w:w="1844" w:type="dxa"/>
                <w:vMerge/>
                <w:tcBorders>
                  <w:left w:val="single" w:sz="8" w:space="0" w:color="000000"/>
                  <w:bottom w:val="single" w:sz="4" w:space="0" w:color="auto"/>
                  <w:right w:val="single" w:sz="8" w:space="0" w:color="000000"/>
                </w:tcBorders>
                <w:shd w:val="clear" w:color="auto" w:fill="auto"/>
                <w:hideMark/>
              </w:tcPr>
              <w:p w14:paraId="5B7346B9" w14:textId="77FBAA5A"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single" w:sz="4" w:space="0" w:color="auto"/>
                  <w:right w:val="single" w:sz="8" w:space="0" w:color="000000"/>
                </w:tcBorders>
                <w:shd w:val="clear" w:color="auto" w:fill="auto"/>
                <w:hideMark/>
              </w:tcPr>
              <w:p w14:paraId="706D20E3" w14:textId="78D1A9D2"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p>
            </w:tc>
            <w:tc>
              <w:tcPr>
                <w:tcW w:w="2068" w:type="dxa"/>
                <w:tcBorders>
                  <w:top w:val="nil"/>
                  <w:left w:val="nil"/>
                  <w:bottom w:val="single" w:sz="4" w:space="0" w:color="auto"/>
                  <w:right w:val="single" w:sz="8" w:space="0" w:color="000000"/>
                </w:tcBorders>
                <w:shd w:val="clear" w:color="auto" w:fill="auto"/>
                <w:vAlign w:val="center"/>
                <w:hideMark/>
              </w:tcPr>
              <w:p w14:paraId="2593A412" w14:textId="45B9C6CB"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p>
            </w:tc>
          </w:tr>
          <w:tr w:rsidR="00E14C7E" w:rsidRPr="00381224" w14:paraId="499464A7" w14:textId="77777777" w:rsidTr="00007DB8">
            <w:trPr>
              <w:trHeight w:val="2103"/>
            </w:trPr>
            <w:tc>
              <w:tcPr>
                <w:tcW w:w="1844" w:type="dxa"/>
                <w:vMerge w:val="restart"/>
                <w:tcBorders>
                  <w:top w:val="single" w:sz="4" w:space="0" w:color="auto"/>
                  <w:left w:val="single" w:sz="8" w:space="0" w:color="000000"/>
                  <w:right w:val="single" w:sz="8" w:space="0" w:color="000000"/>
                </w:tcBorders>
                <w:shd w:val="clear" w:color="auto" w:fill="auto"/>
                <w:vAlign w:val="center"/>
                <w:hideMark/>
              </w:tcPr>
              <w:p w14:paraId="0DB78467" w14:textId="23A88E78" w:rsidR="00E14C7E" w:rsidRPr="00381224" w:rsidRDefault="00E14C7E" w:rsidP="00D14155">
                <w:pPr>
                  <w:spacing w:after="0" w:line="276" w:lineRule="auto"/>
                  <w:jc w:val="center"/>
                  <w:rPr>
                    <w:rFonts w:ascii="Times New Roman" w:eastAsia="Times New Roman" w:hAnsi="Times New Roman" w:cs="Times New Roman"/>
                    <w:color w:val="000000"/>
                    <w:sz w:val="28"/>
                    <w:szCs w:val="28"/>
                    <w:lang w:eastAsia="en-GB"/>
                  </w:rPr>
                </w:pPr>
                <w:r w:rsidRPr="00381224">
                  <w:rPr>
                    <w:rFonts w:ascii="Times New Roman" w:eastAsia="Times New Roman" w:hAnsi="Times New Roman" w:cs="Times New Roman"/>
                    <w:color w:val="000000"/>
                    <w:sz w:val="28"/>
                    <w:szCs w:val="28"/>
                    <w:lang w:eastAsia="en-GB"/>
                  </w:rPr>
                  <w:t>4</w:t>
                </w:r>
              </w:p>
            </w:tc>
            <w:tc>
              <w:tcPr>
                <w:tcW w:w="7087" w:type="dxa"/>
                <w:tcBorders>
                  <w:top w:val="single" w:sz="4" w:space="0" w:color="auto"/>
                  <w:left w:val="nil"/>
                  <w:right w:val="single" w:sz="8" w:space="0" w:color="000000"/>
                </w:tcBorders>
                <w:shd w:val="clear" w:color="auto" w:fill="auto"/>
                <w:hideMark/>
              </w:tcPr>
              <w:p w14:paraId="6FFCC54B" w14:textId="0314466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p>
              <w:p w14:paraId="390EC5D2" w14:textId="4F9A8504"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CHAPTER-4</w:t>
                </w:r>
              </w:p>
              <w:p w14:paraId="75EDD12D" w14:textId="77777777"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p>
              <w:p w14:paraId="1B2C6230"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DESIGN METHODOLOGY AND ITS NOVELTY</w:t>
                </w:r>
              </w:p>
              <w:p w14:paraId="545F165E" w14:textId="28D5550B" w:rsidR="00E14C7E" w:rsidRPr="00E14C7E" w:rsidRDefault="00E14C7E" w:rsidP="00D14155">
                <w:pPr>
                  <w:spacing w:after="0" w:line="276" w:lineRule="auto"/>
                  <w:rPr>
                    <w:rFonts w:ascii="Times New Roman" w:eastAsia="Times New Roman" w:hAnsi="Times New Roman" w:cs="Times New Roman"/>
                    <w:b/>
                    <w:bCs/>
                    <w:color w:val="000000"/>
                    <w:sz w:val="10"/>
                    <w:szCs w:val="28"/>
                    <w:lang w:eastAsia="en-GB"/>
                  </w:rPr>
                </w:pPr>
              </w:p>
            </w:tc>
            <w:tc>
              <w:tcPr>
                <w:tcW w:w="2068" w:type="dxa"/>
                <w:tcBorders>
                  <w:top w:val="single" w:sz="4" w:space="0" w:color="auto"/>
                  <w:left w:val="nil"/>
                  <w:right w:val="single" w:sz="8" w:space="0" w:color="000000"/>
                </w:tcBorders>
                <w:shd w:val="clear" w:color="auto" w:fill="auto"/>
                <w:vAlign w:val="center"/>
                <w:hideMark/>
              </w:tcPr>
              <w:p w14:paraId="1DC804EE" w14:textId="77777777" w:rsidR="00E14C7E" w:rsidRDefault="00E14C7E" w:rsidP="00D14155">
                <w:pPr>
                  <w:spacing w:after="0" w:line="276" w:lineRule="auto"/>
                  <w:jc w:val="center"/>
                  <w:rPr>
                    <w:rFonts w:ascii="Times New Roman" w:eastAsia="Times New Roman" w:hAnsi="Times New Roman" w:cs="Times New Roman"/>
                    <w:color w:val="000000"/>
                    <w:sz w:val="24"/>
                    <w:szCs w:val="24"/>
                    <w:lang w:eastAsia="en-GB"/>
                  </w:rPr>
                </w:pPr>
              </w:p>
              <w:p w14:paraId="37949C0D" w14:textId="77777777" w:rsidR="00E14C7E" w:rsidRDefault="00E14C7E" w:rsidP="00D14155">
                <w:pPr>
                  <w:spacing w:after="0" w:line="276" w:lineRule="auto"/>
                  <w:jc w:val="center"/>
                  <w:rPr>
                    <w:rFonts w:ascii="Times New Roman" w:eastAsia="Times New Roman" w:hAnsi="Times New Roman" w:cs="Times New Roman"/>
                    <w:color w:val="000000"/>
                    <w:sz w:val="24"/>
                    <w:szCs w:val="24"/>
                    <w:lang w:eastAsia="en-GB"/>
                  </w:rPr>
                </w:pPr>
              </w:p>
              <w:p w14:paraId="6079DFEC" w14:textId="77777777" w:rsidR="00E14C7E" w:rsidRDefault="00E14C7E" w:rsidP="00D14155">
                <w:pPr>
                  <w:spacing w:after="0" w:line="276" w:lineRule="auto"/>
                  <w:jc w:val="center"/>
                  <w:rPr>
                    <w:rFonts w:ascii="Times New Roman" w:eastAsia="Times New Roman" w:hAnsi="Times New Roman" w:cs="Times New Roman"/>
                    <w:color w:val="000000"/>
                    <w:sz w:val="24"/>
                    <w:szCs w:val="24"/>
                    <w:lang w:eastAsia="en-GB"/>
                  </w:rPr>
                </w:pPr>
              </w:p>
              <w:p w14:paraId="4196635F" w14:textId="77777777" w:rsidR="00E14C7E" w:rsidRDefault="00E14C7E" w:rsidP="00D14155">
                <w:pPr>
                  <w:spacing w:after="0" w:line="276" w:lineRule="auto"/>
                  <w:jc w:val="center"/>
                  <w:rPr>
                    <w:rFonts w:ascii="Times New Roman" w:eastAsia="Times New Roman" w:hAnsi="Times New Roman" w:cs="Times New Roman"/>
                    <w:color w:val="000000"/>
                    <w:sz w:val="24"/>
                    <w:szCs w:val="24"/>
                    <w:lang w:eastAsia="en-GB"/>
                  </w:rPr>
                </w:pPr>
              </w:p>
              <w:p w14:paraId="5EEA01C4" w14:textId="3E905194" w:rsidR="00E14C7E" w:rsidRPr="00E14C7E" w:rsidRDefault="00E14C7E" w:rsidP="00D14155">
                <w:pPr>
                  <w:spacing w:after="0" w:line="276" w:lineRule="auto"/>
                  <w:jc w:val="center"/>
                  <w:rPr>
                    <w:rFonts w:ascii="Times New Roman" w:eastAsia="Times New Roman" w:hAnsi="Times New Roman" w:cs="Times New Roman"/>
                    <w:color w:val="000000"/>
                    <w:sz w:val="14"/>
                    <w:szCs w:val="24"/>
                    <w:lang w:eastAsia="en-GB"/>
                  </w:rPr>
                </w:pPr>
              </w:p>
            </w:tc>
          </w:tr>
          <w:tr w:rsidR="00EF650A" w:rsidRPr="00381224" w14:paraId="00928D39" w14:textId="77777777" w:rsidTr="005E7AC6">
            <w:trPr>
              <w:trHeight w:val="337"/>
            </w:trPr>
            <w:tc>
              <w:tcPr>
                <w:tcW w:w="1844" w:type="dxa"/>
                <w:vMerge/>
                <w:tcBorders>
                  <w:left w:val="single" w:sz="8" w:space="0" w:color="000000"/>
                  <w:right w:val="single" w:sz="8" w:space="0" w:color="000000"/>
                </w:tcBorders>
                <w:shd w:val="clear" w:color="auto" w:fill="auto"/>
                <w:hideMark/>
              </w:tcPr>
              <w:p w14:paraId="1BA789CA" w14:textId="4DF0474A"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055DBF79" w14:textId="02A60524"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4.1 Design Methodology</w:t>
                </w:r>
              </w:p>
            </w:tc>
            <w:tc>
              <w:tcPr>
                <w:tcW w:w="2068" w:type="dxa"/>
                <w:tcBorders>
                  <w:top w:val="nil"/>
                  <w:left w:val="nil"/>
                  <w:bottom w:val="nil"/>
                  <w:right w:val="single" w:sz="8" w:space="0" w:color="000000"/>
                </w:tcBorders>
                <w:shd w:val="clear" w:color="auto" w:fill="auto"/>
                <w:vAlign w:val="center"/>
                <w:hideMark/>
              </w:tcPr>
              <w:p w14:paraId="78873FCF" w14:textId="73A73F7F"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w:t>
                </w:r>
                <w:r w:rsidR="00D63A3A">
                  <w:rPr>
                    <w:rFonts w:ascii="Times New Roman" w:eastAsia="Times New Roman" w:hAnsi="Times New Roman" w:cs="Times New Roman"/>
                    <w:color w:val="000000"/>
                    <w:sz w:val="24"/>
                    <w:szCs w:val="24"/>
                    <w:lang w:eastAsia="en-GB"/>
                  </w:rPr>
                  <w:t>1</w:t>
                </w:r>
              </w:p>
            </w:tc>
          </w:tr>
          <w:tr w:rsidR="00EF650A" w:rsidRPr="00381224" w14:paraId="191EDCA3" w14:textId="77777777" w:rsidTr="005E7AC6">
            <w:trPr>
              <w:trHeight w:val="337"/>
            </w:trPr>
            <w:tc>
              <w:tcPr>
                <w:tcW w:w="1844" w:type="dxa"/>
                <w:vMerge/>
                <w:tcBorders>
                  <w:left w:val="single" w:sz="8" w:space="0" w:color="000000"/>
                  <w:right w:val="single" w:sz="8" w:space="0" w:color="000000"/>
                </w:tcBorders>
                <w:shd w:val="clear" w:color="auto" w:fill="auto"/>
                <w:hideMark/>
              </w:tcPr>
              <w:p w14:paraId="114079E2" w14:textId="15EBC89D"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71909317" w14:textId="361FF82A"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4.2 Flow diagram</w:t>
                </w:r>
              </w:p>
            </w:tc>
            <w:tc>
              <w:tcPr>
                <w:tcW w:w="2068" w:type="dxa"/>
                <w:tcBorders>
                  <w:top w:val="nil"/>
                  <w:left w:val="nil"/>
                  <w:bottom w:val="nil"/>
                  <w:right w:val="single" w:sz="8" w:space="0" w:color="000000"/>
                </w:tcBorders>
                <w:shd w:val="clear" w:color="auto" w:fill="auto"/>
                <w:vAlign w:val="center"/>
                <w:hideMark/>
              </w:tcPr>
              <w:p w14:paraId="5267C357" w14:textId="7C71F536"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w:t>
                </w:r>
                <w:r w:rsidR="00192EA5">
                  <w:rPr>
                    <w:rFonts w:ascii="Times New Roman" w:eastAsia="Times New Roman" w:hAnsi="Times New Roman" w:cs="Times New Roman"/>
                    <w:color w:val="000000"/>
                    <w:sz w:val="24"/>
                    <w:szCs w:val="24"/>
                    <w:lang w:eastAsia="en-GB"/>
                  </w:rPr>
                  <w:t>4</w:t>
                </w:r>
              </w:p>
            </w:tc>
          </w:tr>
          <w:tr w:rsidR="00EF650A" w:rsidRPr="00381224" w14:paraId="69E5FF5B" w14:textId="77777777" w:rsidTr="00007DB8">
            <w:trPr>
              <w:trHeight w:val="317"/>
            </w:trPr>
            <w:tc>
              <w:tcPr>
                <w:tcW w:w="1844" w:type="dxa"/>
                <w:vMerge/>
                <w:tcBorders>
                  <w:left w:val="single" w:sz="8" w:space="0" w:color="000000"/>
                  <w:bottom w:val="single" w:sz="4" w:space="0" w:color="auto"/>
                  <w:right w:val="single" w:sz="8" w:space="0" w:color="000000"/>
                </w:tcBorders>
                <w:shd w:val="clear" w:color="auto" w:fill="auto"/>
                <w:hideMark/>
              </w:tcPr>
              <w:p w14:paraId="50031A54" w14:textId="117BE3A3"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single" w:sz="4" w:space="0" w:color="auto"/>
                  <w:right w:val="single" w:sz="8" w:space="0" w:color="000000"/>
                </w:tcBorders>
                <w:shd w:val="clear" w:color="auto" w:fill="auto"/>
                <w:hideMark/>
              </w:tcPr>
              <w:p w14:paraId="2215DC70" w14:textId="6AB9BE7A" w:rsidR="00EF650A" w:rsidRPr="00381224" w:rsidRDefault="00EF650A" w:rsidP="00D14155">
                <w:pPr>
                  <w:spacing w:after="0" w:line="276" w:lineRule="auto"/>
                  <w:rPr>
                    <w:rFonts w:ascii="Calibri" w:eastAsia="Times New Roman" w:hAnsi="Calibri" w:cs="Calibri"/>
                    <w:color w:val="000000"/>
                    <w:sz w:val="24"/>
                    <w:szCs w:val="24"/>
                    <w:lang w:eastAsia="en-GB"/>
                  </w:rPr>
                </w:pPr>
              </w:p>
            </w:tc>
            <w:tc>
              <w:tcPr>
                <w:tcW w:w="2068" w:type="dxa"/>
                <w:tcBorders>
                  <w:top w:val="nil"/>
                  <w:left w:val="nil"/>
                  <w:bottom w:val="single" w:sz="4" w:space="0" w:color="auto"/>
                  <w:right w:val="single" w:sz="8" w:space="0" w:color="000000"/>
                </w:tcBorders>
                <w:shd w:val="clear" w:color="auto" w:fill="auto"/>
                <w:vAlign w:val="center"/>
                <w:hideMark/>
              </w:tcPr>
              <w:p w14:paraId="3BB678F3" w14:textId="389AAAFF" w:rsidR="00EF650A" w:rsidRPr="00381224" w:rsidRDefault="00EF650A" w:rsidP="00D14155">
                <w:pPr>
                  <w:spacing w:after="0" w:line="276" w:lineRule="auto"/>
                  <w:jc w:val="center"/>
                  <w:rPr>
                    <w:rFonts w:ascii="Times New Roman" w:eastAsia="Times New Roman" w:hAnsi="Times New Roman" w:cs="Times New Roman"/>
                    <w:color w:val="000000"/>
                    <w:sz w:val="2"/>
                    <w:szCs w:val="2"/>
                    <w:lang w:eastAsia="en-GB"/>
                  </w:rPr>
                </w:pPr>
              </w:p>
            </w:tc>
          </w:tr>
          <w:tr w:rsidR="00E14C7E" w:rsidRPr="00381224" w14:paraId="4B08454A" w14:textId="77777777" w:rsidTr="00007DB8">
            <w:trPr>
              <w:trHeight w:val="1957"/>
            </w:trPr>
            <w:tc>
              <w:tcPr>
                <w:tcW w:w="1844" w:type="dxa"/>
                <w:vMerge w:val="restart"/>
                <w:tcBorders>
                  <w:top w:val="single" w:sz="4" w:space="0" w:color="auto"/>
                  <w:left w:val="single" w:sz="8" w:space="0" w:color="000000"/>
                  <w:right w:val="single" w:sz="8" w:space="0" w:color="000000"/>
                </w:tcBorders>
                <w:shd w:val="clear" w:color="auto" w:fill="auto"/>
                <w:vAlign w:val="center"/>
                <w:hideMark/>
              </w:tcPr>
              <w:p w14:paraId="3DA3873B" w14:textId="77777777" w:rsidR="00E14C7E" w:rsidRDefault="00E14C7E" w:rsidP="00D14155">
                <w:pPr>
                  <w:spacing w:after="0" w:line="276" w:lineRule="auto"/>
                  <w:jc w:val="center"/>
                  <w:rPr>
                    <w:rFonts w:ascii="Times New Roman" w:eastAsia="Times New Roman" w:hAnsi="Times New Roman" w:cs="Times New Roman"/>
                    <w:color w:val="000000"/>
                    <w:sz w:val="28"/>
                    <w:szCs w:val="28"/>
                    <w:lang w:eastAsia="en-GB"/>
                  </w:rPr>
                </w:pPr>
              </w:p>
              <w:p w14:paraId="45CB7B3A" w14:textId="224EF704" w:rsidR="00E14C7E" w:rsidRPr="00381224" w:rsidRDefault="00E14C7E" w:rsidP="00D14155">
                <w:pPr>
                  <w:spacing w:after="0" w:line="276" w:lineRule="auto"/>
                  <w:jc w:val="center"/>
                  <w:rPr>
                    <w:rFonts w:ascii="Times New Roman" w:eastAsia="Times New Roman" w:hAnsi="Times New Roman" w:cs="Times New Roman"/>
                    <w:color w:val="000000"/>
                    <w:sz w:val="28"/>
                    <w:szCs w:val="28"/>
                    <w:lang w:eastAsia="en-GB"/>
                  </w:rPr>
                </w:pPr>
                <w:r w:rsidRPr="00381224">
                  <w:rPr>
                    <w:rFonts w:ascii="Times New Roman" w:eastAsia="Times New Roman" w:hAnsi="Times New Roman" w:cs="Times New Roman"/>
                    <w:color w:val="000000"/>
                    <w:sz w:val="28"/>
                    <w:szCs w:val="28"/>
                    <w:lang w:eastAsia="en-GB"/>
                  </w:rPr>
                  <w:t>5</w:t>
                </w:r>
              </w:p>
            </w:tc>
            <w:tc>
              <w:tcPr>
                <w:tcW w:w="7087" w:type="dxa"/>
                <w:tcBorders>
                  <w:top w:val="single" w:sz="4" w:space="0" w:color="auto"/>
                  <w:left w:val="nil"/>
                  <w:right w:val="single" w:sz="8" w:space="0" w:color="000000"/>
                </w:tcBorders>
                <w:shd w:val="clear" w:color="auto" w:fill="auto"/>
                <w:hideMark/>
              </w:tcPr>
              <w:p w14:paraId="565CD2DB"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p>
              <w:p w14:paraId="58F9A1BC" w14:textId="1F0B19FD"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CHAPTER-5</w:t>
                </w:r>
              </w:p>
              <w:p w14:paraId="07F0C0B3" w14:textId="77777777"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p>
              <w:p w14:paraId="2A433558" w14:textId="7BBE80A9"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TECHNICAL IMPLEMENTATION &amp; ANALYSIS</w:t>
                </w:r>
              </w:p>
            </w:tc>
            <w:tc>
              <w:tcPr>
                <w:tcW w:w="2068" w:type="dxa"/>
                <w:tcBorders>
                  <w:top w:val="single" w:sz="4" w:space="0" w:color="auto"/>
                  <w:left w:val="nil"/>
                  <w:right w:val="single" w:sz="8" w:space="0" w:color="000000"/>
                </w:tcBorders>
                <w:shd w:val="clear" w:color="auto" w:fill="auto"/>
                <w:vAlign w:val="center"/>
                <w:hideMark/>
              </w:tcPr>
              <w:p w14:paraId="6F623035" w14:textId="30CA93E1"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p>
            </w:tc>
          </w:tr>
          <w:tr w:rsidR="00EF650A" w:rsidRPr="00381224" w14:paraId="01A70880" w14:textId="77777777" w:rsidTr="005E7AC6">
            <w:trPr>
              <w:trHeight w:val="337"/>
            </w:trPr>
            <w:tc>
              <w:tcPr>
                <w:tcW w:w="1844" w:type="dxa"/>
                <w:vMerge/>
                <w:tcBorders>
                  <w:left w:val="single" w:sz="8" w:space="0" w:color="000000"/>
                  <w:right w:val="single" w:sz="8" w:space="0" w:color="000000"/>
                </w:tcBorders>
                <w:shd w:val="clear" w:color="auto" w:fill="auto"/>
                <w:hideMark/>
              </w:tcPr>
              <w:p w14:paraId="3405464D" w14:textId="7D6CC7E0"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4966CD51" w14:textId="0380450C"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5.1 Working Principle</w:t>
                </w:r>
              </w:p>
            </w:tc>
            <w:tc>
              <w:tcPr>
                <w:tcW w:w="2068" w:type="dxa"/>
                <w:tcBorders>
                  <w:top w:val="nil"/>
                  <w:left w:val="nil"/>
                  <w:bottom w:val="nil"/>
                  <w:right w:val="single" w:sz="8" w:space="0" w:color="000000"/>
                </w:tcBorders>
                <w:shd w:val="clear" w:color="auto" w:fill="auto"/>
                <w:vAlign w:val="center"/>
                <w:hideMark/>
              </w:tcPr>
              <w:p w14:paraId="07DF71FF" w14:textId="4B558AF8"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w:t>
                </w:r>
                <w:r w:rsidR="00AB285E">
                  <w:rPr>
                    <w:rFonts w:ascii="Times New Roman" w:eastAsia="Times New Roman" w:hAnsi="Times New Roman" w:cs="Times New Roman"/>
                    <w:color w:val="000000"/>
                    <w:sz w:val="24"/>
                    <w:szCs w:val="24"/>
                    <w:lang w:eastAsia="en-GB"/>
                  </w:rPr>
                  <w:t>5</w:t>
                </w:r>
              </w:p>
            </w:tc>
          </w:tr>
          <w:tr w:rsidR="00EF650A" w:rsidRPr="00381224" w14:paraId="1AA20F88" w14:textId="77777777" w:rsidTr="005E7AC6">
            <w:trPr>
              <w:trHeight w:val="337"/>
            </w:trPr>
            <w:tc>
              <w:tcPr>
                <w:tcW w:w="1844" w:type="dxa"/>
                <w:vMerge/>
                <w:tcBorders>
                  <w:left w:val="single" w:sz="8" w:space="0" w:color="000000"/>
                  <w:right w:val="single" w:sz="8" w:space="0" w:color="000000"/>
                </w:tcBorders>
                <w:shd w:val="clear" w:color="auto" w:fill="auto"/>
                <w:hideMark/>
              </w:tcPr>
              <w:p w14:paraId="7FFDCF5E" w14:textId="513CD96E"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4709442F" w14:textId="6AE5830C"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5.2 Tools description</w:t>
                </w:r>
              </w:p>
            </w:tc>
            <w:tc>
              <w:tcPr>
                <w:tcW w:w="2068" w:type="dxa"/>
                <w:tcBorders>
                  <w:top w:val="nil"/>
                  <w:left w:val="nil"/>
                  <w:bottom w:val="nil"/>
                  <w:right w:val="single" w:sz="8" w:space="0" w:color="000000"/>
                </w:tcBorders>
                <w:shd w:val="clear" w:color="auto" w:fill="auto"/>
                <w:vAlign w:val="center"/>
                <w:hideMark/>
              </w:tcPr>
              <w:p w14:paraId="498987D4" w14:textId="3BAAACD7"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1</w:t>
                </w:r>
                <w:r w:rsidR="00694C7B">
                  <w:rPr>
                    <w:rFonts w:ascii="Times New Roman" w:eastAsia="Times New Roman" w:hAnsi="Times New Roman" w:cs="Times New Roman"/>
                    <w:color w:val="000000"/>
                    <w:sz w:val="24"/>
                    <w:szCs w:val="24"/>
                    <w:lang w:eastAsia="en-GB"/>
                  </w:rPr>
                  <w:t>5</w:t>
                </w:r>
              </w:p>
            </w:tc>
          </w:tr>
          <w:tr w:rsidR="00EF650A" w:rsidRPr="00381224" w14:paraId="6D73EC22" w14:textId="77777777" w:rsidTr="005E7AC6">
            <w:trPr>
              <w:trHeight w:val="337"/>
            </w:trPr>
            <w:tc>
              <w:tcPr>
                <w:tcW w:w="1844" w:type="dxa"/>
                <w:vMerge/>
                <w:tcBorders>
                  <w:left w:val="single" w:sz="8" w:space="0" w:color="000000"/>
                  <w:right w:val="single" w:sz="8" w:space="0" w:color="000000"/>
                </w:tcBorders>
                <w:shd w:val="clear" w:color="auto" w:fill="auto"/>
                <w:hideMark/>
              </w:tcPr>
              <w:p w14:paraId="563A99F0" w14:textId="266E30F2"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21307B9C" w14:textId="01E14B37"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5.3  Implementation procedure</w:t>
                </w:r>
              </w:p>
            </w:tc>
            <w:tc>
              <w:tcPr>
                <w:tcW w:w="2068" w:type="dxa"/>
                <w:tcBorders>
                  <w:top w:val="nil"/>
                  <w:left w:val="nil"/>
                  <w:bottom w:val="nil"/>
                  <w:right w:val="single" w:sz="8" w:space="0" w:color="000000"/>
                </w:tcBorders>
                <w:shd w:val="clear" w:color="auto" w:fill="auto"/>
                <w:vAlign w:val="center"/>
                <w:hideMark/>
              </w:tcPr>
              <w:p w14:paraId="5C02C6F8" w14:textId="45DE47AB" w:rsidR="00EF650A" w:rsidRPr="00381224" w:rsidRDefault="005527FA"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18</w:t>
                </w:r>
              </w:p>
            </w:tc>
          </w:tr>
          <w:tr w:rsidR="00EF650A" w:rsidRPr="00381224" w14:paraId="60CEACCD" w14:textId="77777777" w:rsidTr="00E14C7E">
            <w:trPr>
              <w:trHeight w:val="341"/>
            </w:trPr>
            <w:tc>
              <w:tcPr>
                <w:tcW w:w="1844" w:type="dxa"/>
                <w:vMerge/>
                <w:tcBorders>
                  <w:left w:val="single" w:sz="8" w:space="0" w:color="000000"/>
                  <w:bottom w:val="single" w:sz="8" w:space="0" w:color="000000"/>
                  <w:right w:val="single" w:sz="8" w:space="0" w:color="000000"/>
                </w:tcBorders>
                <w:shd w:val="clear" w:color="auto" w:fill="auto"/>
                <w:hideMark/>
              </w:tcPr>
              <w:p w14:paraId="1336B5B0" w14:textId="6C58818A"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single" w:sz="8" w:space="0" w:color="000000"/>
                  <w:right w:val="single" w:sz="8" w:space="0" w:color="000000"/>
                </w:tcBorders>
                <w:shd w:val="clear" w:color="auto" w:fill="auto"/>
                <w:hideMark/>
              </w:tcPr>
              <w:p w14:paraId="34E4D29E" w14:textId="115AA6E6"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p>
            </w:tc>
            <w:tc>
              <w:tcPr>
                <w:tcW w:w="2068" w:type="dxa"/>
                <w:tcBorders>
                  <w:top w:val="nil"/>
                  <w:left w:val="nil"/>
                  <w:bottom w:val="single" w:sz="8" w:space="0" w:color="000000"/>
                  <w:right w:val="single" w:sz="8" w:space="0" w:color="000000"/>
                </w:tcBorders>
                <w:shd w:val="clear" w:color="auto" w:fill="auto"/>
                <w:vAlign w:val="center"/>
                <w:hideMark/>
              </w:tcPr>
              <w:p w14:paraId="4970BB49" w14:textId="29B027E1"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p>
            </w:tc>
          </w:tr>
          <w:tr w:rsidR="00E14C7E" w:rsidRPr="00381224" w14:paraId="2B523FF1" w14:textId="77777777" w:rsidTr="00526B43">
            <w:trPr>
              <w:trHeight w:val="1883"/>
            </w:trPr>
            <w:tc>
              <w:tcPr>
                <w:tcW w:w="1844" w:type="dxa"/>
                <w:vMerge w:val="restart"/>
                <w:tcBorders>
                  <w:top w:val="nil"/>
                  <w:left w:val="single" w:sz="8" w:space="0" w:color="000000"/>
                  <w:right w:val="single" w:sz="8" w:space="0" w:color="000000"/>
                </w:tcBorders>
                <w:shd w:val="clear" w:color="auto" w:fill="auto"/>
                <w:vAlign w:val="center"/>
                <w:hideMark/>
              </w:tcPr>
              <w:p w14:paraId="73C82E61" w14:textId="5F80A792" w:rsidR="00E14C7E" w:rsidRPr="00381224" w:rsidRDefault="00E14C7E" w:rsidP="00D14155">
                <w:pPr>
                  <w:spacing w:after="0" w:line="276" w:lineRule="auto"/>
                  <w:jc w:val="center"/>
                  <w:rPr>
                    <w:rFonts w:ascii="Times New Roman" w:eastAsia="Times New Roman" w:hAnsi="Times New Roman" w:cs="Times New Roman"/>
                    <w:color w:val="000000"/>
                    <w:sz w:val="28"/>
                    <w:szCs w:val="28"/>
                    <w:lang w:eastAsia="en-GB"/>
                  </w:rPr>
                </w:pPr>
                <w:r w:rsidRPr="00381224">
                  <w:rPr>
                    <w:rFonts w:ascii="Times New Roman" w:eastAsia="Times New Roman" w:hAnsi="Times New Roman" w:cs="Times New Roman"/>
                    <w:color w:val="000000"/>
                    <w:sz w:val="28"/>
                    <w:szCs w:val="28"/>
                    <w:lang w:eastAsia="en-GB"/>
                  </w:rPr>
                  <w:t>6</w:t>
                </w:r>
              </w:p>
            </w:tc>
            <w:tc>
              <w:tcPr>
                <w:tcW w:w="7087" w:type="dxa"/>
                <w:tcBorders>
                  <w:top w:val="nil"/>
                  <w:left w:val="nil"/>
                  <w:right w:val="single" w:sz="8" w:space="0" w:color="000000"/>
                </w:tcBorders>
                <w:shd w:val="clear" w:color="auto" w:fill="auto"/>
                <w:hideMark/>
              </w:tcPr>
              <w:p w14:paraId="7877D5E3" w14:textId="77777777"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p>
              <w:p w14:paraId="7D519B97" w14:textId="5E6D45AF" w:rsidR="00E14C7E"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CHAPTER-6</w:t>
                </w:r>
              </w:p>
              <w:p w14:paraId="21172637" w14:textId="77777777"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p>
              <w:p w14:paraId="61A82D62" w14:textId="3ECADCE0" w:rsidR="00E14C7E" w:rsidRPr="00381224" w:rsidRDefault="00E14C7E" w:rsidP="00D14155">
                <w:pPr>
                  <w:spacing w:after="0" w:line="276" w:lineRule="auto"/>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PROJECT OUTCOME AND APPLICABILITY</w:t>
                </w:r>
              </w:p>
            </w:tc>
            <w:tc>
              <w:tcPr>
                <w:tcW w:w="2068" w:type="dxa"/>
                <w:tcBorders>
                  <w:top w:val="nil"/>
                  <w:left w:val="nil"/>
                  <w:right w:val="single" w:sz="8" w:space="0" w:color="000000"/>
                </w:tcBorders>
                <w:shd w:val="clear" w:color="auto" w:fill="auto"/>
                <w:vAlign w:val="center"/>
                <w:hideMark/>
              </w:tcPr>
              <w:p w14:paraId="0BE1E2E5" w14:textId="2CB12538" w:rsidR="00E14C7E" w:rsidRPr="00381224" w:rsidRDefault="00E14C7E" w:rsidP="00D14155">
                <w:pPr>
                  <w:spacing w:after="0" w:line="276" w:lineRule="auto"/>
                  <w:jc w:val="center"/>
                  <w:rPr>
                    <w:rFonts w:ascii="Times New Roman" w:eastAsia="Times New Roman" w:hAnsi="Times New Roman" w:cs="Times New Roman"/>
                    <w:color w:val="000000"/>
                    <w:sz w:val="24"/>
                    <w:szCs w:val="24"/>
                    <w:lang w:eastAsia="en-GB"/>
                  </w:rPr>
                </w:pPr>
              </w:p>
            </w:tc>
          </w:tr>
          <w:tr w:rsidR="00EF650A" w:rsidRPr="00381224" w14:paraId="2318F76A" w14:textId="77777777" w:rsidTr="005E7AC6">
            <w:trPr>
              <w:trHeight w:val="337"/>
            </w:trPr>
            <w:tc>
              <w:tcPr>
                <w:tcW w:w="1844" w:type="dxa"/>
                <w:vMerge/>
                <w:tcBorders>
                  <w:left w:val="single" w:sz="8" w:space="0" w:color="000000"/>
                  <w:right w:val="single" w:sz="8" w:space="0" w:color="000000"/>
                </w:tcBorders>
                <w:shd w:val="clear" w:color="auto" w:fill="auto"/>
                <w:hideMark/>
              </w:tcPr>
              <w:p w14:paraId="77385D25" w14:textId="6B259730"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485A5F35" w14:textId="4F5E5A37"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6.1 Project outcome</w:t>
                </w:r>
              </w:p>
            </w:tc>
            <w:tc>
              <w:tcPr>
                <w:tcW w:w="2068" w:type="dxa"/>
                <w:tcBorders>
                  <w:top w:val="nil"/>
                  <w:left w:val="nil"/>
                  <w:bottom w:val="nil"/>
                  <w:right w:val="single" w:sz="8" w:space="0" w:color="000000"/>
                </w:tcBorders>
                <w:shd w:val="clear" w:color="auto" w:fill="auto"/>
                <w:vAlign w:val="center"/>
                <w:hideMark/>
              </w:tcPr>
              <w:p w14:paraId="4E035D61" w14:textId="30A7626F"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2</w:t>
                </w:r>
                <w:r w:rsidR="00AB4EF0">
                  <w:rPr>
                    <w:rFonts w:ascii="Times New Roman" w:eastAsia="Times New Roman" w:hAnsi="Times New Roman" w:cs="Times New Roman"/>
                    <w:color w:val="000000"/>
                    <w:sz w:val="24"/>
                    <w:szCs w:val="24"/>
                    <w:lang w:eastAsia="en-GB"/>
                  </w:rPr>
                  <w:t>7</w:t>
                </w:r>
              </w:p>
            </w:tc>
          </w:tr>
          <w:tr w:rsidR="00EF650A" w:rsidRPr="00381224" w14:paraId="007080EE" w14:textId="77777777" w:rsidTr="005E7AC6">
            <w:trPr>
              <w:trHeight w:val="337"/>
            </w:trPr>
            <w:tc>
              <w:tcPr>
                <w:tcW w:w="1844" w:type="dxa"/>
                <w:vMerge/>
                <w:tcBorders>
                  <w:left w:val="single" w:sz="8" w:space="0" w:color="000000"/>
                  <w:right w:val="single" w:sz="8" w:space="0" w:color="000000"/>
                </w:tcBorders>
                <w:shd w:val="clear" w:color="auto" w:fill="auto"/>
                <w:hideMark/>
              </w:tcPr>
              <w:p w14:paraId="0FD86B83" w14:textId="1C25F903"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nil"/>
                  <w:right w:val="single" w:sz="8" w:space="0" w:color="000000"/>
                </w:tcBorders>
                <w:shd w:val="clear" w:color="auto" w:fill="auto"/>
                <w:hideMark/>
              </w:tcPr>
              <w:p w14:paraId="7CA1376F" w14:textId="71B7C64C"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6.2 Applicability</w:t>
                </w:r>
              </w:p>
            </w:tc>
            <w:tc>
              <w:tcPr>
                <w:tcW w:w="2068" w:type="dxa"/>
                <w:tcBorders>
                  <w:top w:val="nil"/>
                  <w:left w:val="nil"/>
                  <w:bottom w:val="nil"/>
                  <w:right w:val="single" w:sz="8" w:space="0" w:color="000000"/>
                </w:tcBorders>
                <w:shd w:val="clear" w:color="auto" w:fill="auto"/>
                <w:vAlign w:val="center"/>
                <w:hideMark/>
              </w:tcPr>
              <w:p w14:paraId="4FD89C07" w14:textId="22113F3C" w:rsidR="00EF650A" w:rsidRPr="00381224" w:rsidRDefault="00F4455F" w:rsidP="00D14155">
                <w:pPr>
                  <w:spacing w:after="0" w:line="276" w:lineRule="auto"/>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28</w:t>
                </w:r>
              </w:p>
            </w:tc>
          </w:tr>
          <w:tr w:rsidR="00EF650A" w:rsidRPr="00381224" w14:paraId="1608B356" w14:textId="77777777" w:rsidTr="008D7EEF">
            <w:trPr>
              <w:trHeight w:val="337"/>
            </w:trPr>
            <w:tc>
              <w:tcPr>
                <w:tcW w:w="1844" w:type="dxa"/>
                <w:vMerge/>
                <w:tcBorders>
                  <w:left w:val="single" w:sz="8" w:space="0" w:color="000000"/>
                  <w:bottom w:val="single" w:sz="4" w:space="0" w:color="auto"/>
                  <w:right w:val="single" w:sz="8" w:space="0" w:color="000000"/>
                </w:tcBorders>
                <w:shd w:val="clear" w:color="auto" w:fill="auto"/>
                <w:hideMark/>
              </w:tcPr>
              <w:p w14:paraId="770EED12" w14:textId="77CEA335" w:rsidR="00EF650A" w:rsidRPr="00381224" w:rsidRDefault="00EF650A" w:rsidP="00D14155">
                <w:pPr>
                  <w:spacing w:after="0" w:line="276" w:lineRule="auto"/>
                  <w:jc w:val="center"/>
                  <w:rPr>
                    <w:rFonts w:ascii="Calibri" w:eastAsia="Times New Roman" w:hAnsi="Calibri" w:cs="Calibri"/>
                    <w:color w:val="000000"/>
                    <w:sz w:val="24"/>
                    <w:szCs w:val="24"/>
                    <w:lang w:eastAsia="en-GB"/>
                  </w:rPr>
                </w:pPr>
              </w:p>
            </w:tc>
            <w:tc>
              <w:tcPr>
                <w:tcW w:w="7087" w:type="dxa"/>
                <w:tcBorders>
                  <w:top w:val="nil"/>
                  <w:left w:val="nil"/>
                  <w:bottom w:val="single" w:sz="4" w:space="0" w:color="auto"/>
                  <w:right w:val="single" w:sz="8" w:space="0" w:color="000000"/>
                </w:tcBorders>
                <w:shd w:val="clear" w:color="auto" w:fill="auto"/>
                <w:hideMark/>
              </w:tcPr>
              <w:p w14:paraId="12A9B7BD" w14:textId="0435C39D" w:rsidR="00EF650A" w:rsidRPr="00381224" w:rsidRDefault="00EF650A" w:rsidP="00D14155">
                <w:pPr>
                  <w:spacing w:after="0" w:line="276" w:lineRule="auto"/>
                  <w:rPr>
                    <w:rFonts w:ascii="Times New Roman" w:eastAsia="Times New Roman" w:hAnsi="Times New Roman" w:cs="Times New Roman"/>
                    <w:color w:val="000000"/>
                    <w:sz w:val="24"/>
                    <w:szCs w:val="24"/>
                    <w:lang w:eastAsia="en-GB"/>
                  </w:rPr>
                </w:pPr>
              </w:p>
            </w:tc>
            <w:tc>
              <w:tcPr>
                <w:tcW w:w="2068" w:type="dxa"/>
                <w:tcBorders>
                  <w:top w:val="nil"/>
                  <w:left w:val="nil"/>
                  <w:bottom w:val="single" w:sz="4" w:space="0" w:color="auto"/>
                  <w:right w:val="single" w:sz="8" w:space="0" w:color="000000"/>
                </w:tcBorders>
                <w:shd w:val="clear" w:color="auto" w:fill="auto"/>
                <w:vAlign w:val="center"/>
                <w:hideMark/>
              </w:tcPr>
              <w:p w14:paraId="13FA97C4" w14:textId="45071B02" w:rsidR="00EF650A" w:rsidRPr="00381224" w:rsidRDefault="00EF650A" w:rsidP="00D14155">
                <w:pPr>
                  <w:spacing w:after="0" w:line="276" w:lineRule="auto"/>
                  <w:jc w:val="center"/>
                  <w:rPr>
                    <w:rFonts w:ascii="Times New Roman" w:eastAsia="Times New Roman" w:hAnsi="Times New Roman" w:cs="Times New Roman"/>
                    <w:color w:val="000000"/>
                    <w:sz w:val="24"/>
                    <w:szCs w:val="24"/>
                    <w:lang w:eastAsia="en-GB"/>
                  </w:rPr>
                </w:pPr>
              </w:p>
            </w:tc>
          </w:tr>
        </w:tbl>
        <w:p w14:paraId="7EABC0DC" w14:textId="77777777" w:rsidR="003C45DD" w:rsidRDefault="003C45DD" w:rsidP="00D14155">
          <w:pPr>
            <w:spacing w:line="276" w:lineRule="auto"/>
          </w:pPr>
          <w:r>
            <w:br w:type="page"/>
          </w:r>
        </w:p>
        <w:p w14:paraId="46C204AD" w14:textId="77777777" w:rsidR="0006405A" w:rsidRDefault="0006405A" w:rsidP="000947BB">
          <w:pPr>
            <w:spacing w:after="0"/>
            <w:jc w:val="center"/>
            <w:rPr>
              <w:rFonts w:ascii="Times New Roman" w:eastAsia="Times New Roman" w:hAnsi="Times New Roman" w:cs="Times New Roman"/>
              <w:color w:val="000000"/>
              <w:sz w:val="28"/>
              <w:szCs w:val="28"/>
              <w:lang w:eastAsia="en-GB"/>
            </w:rPr>
            <w:sectPr w:rsidR="0006405A" w:rsidSect="00C63FE7">
              <w:type w:val="continuous"/>
              <w:pgSz w:w="11906" w:h="16838"/>
              <w:pgMar w:top="1560" w:right="1440" w:bottom="1440" w:left="1440" w:header="708" w:footer="708" w:gutter="0"/>
              <w:pgNumType w:start="0"/>
              <w:cols w:space="708"/>
              <w:titlePg/>
              <w:docGrid w:linePitch="360"/>
            </w:sectPr>
          </w:pPr>
        </w:p>
        <w:tbl>
          <w:tblPr>
            <w:tblW w:w="10999" w:type="dxa"/>
            <w:tblInd w:w="-1003" w:type="dxa"/>
            <w:tblLayout w:type="fixed"/>
            <w:tblLook w:val="04A0" w:firstRow="1" w:lastRow="0" w:firstColumn="1" w:lastColumn="0" w:noHBand="0" w:noVBand="1"/>
          </w:tblPr>
          <w:tblGrid>
            <w:gridCol w:w="1844"/>
            <w:gridCol w:w="7087"/>
            <w:gridCol w:w="2068"/>
          </w:tblGrid>
          <w:tr w:rsidR="00E14C7E" w:rsidRPr="00381224" w14:paraId="07ADF8E2" w14:textId="77777777" w:rsidTr="00526B43">
            <w:trPr>
              <w:trHeight w:val="2032"/>
            </w:trPr>
            <w:tc>
              <w:tcPr>
                <w:tcW w:w="1844" w:type="dxa"/>
                <w:vMerge w:val="restart"/>
                <w:tcBorders>
                  <w:top w:val="single" w:sz="4" w:space="0" w:color="auto"/>
                  <w:left w:val="single" w:sz="8" w:space="0" w:color="000000"/>
                  <w:bottom w:val="single" w:sz="8" w:space="0" w:color="000000"/>
                  <w:right w:val="single" w:sz="8" w:space="0" w:color="000000"/>
                </w:tcBorders>
                <w:shd w:val="clear" w:color="auto" w:fill="auto"/>
                <w:vAlign w:val="center"/>
                <w:hideMark/>
              </w:tcPr>
              <w:p w14:paraId="62424CF1" w14:textId="23426FA6" w:rsidR="00E14C7E" w:rsidRDefault="00E14C7E" w:rsidP="000947BB">
                <w:pPr>
                  <w:spacing w:after="0"/>
                  <w:jc w:val="center"/>
                  <w:rPr>
                    <w:rFonts w:ascii="Times New Roman" w:eastAsia="Times New Roman" w:hAnsi="Times New Roman" w:cs="Times New Roman"/>
                    <w:color w:val="000000"/>
                    <w:sz w:val="28"/>
                    <w:szCs w:val="28"/>
                    <w:lang w:eastAsia="en-GB"/>
                  </w:rPr>
                </w:pPr>
                <w:r w:rsidRPr="00381224">
                  <w:rPr>
                    <w:rFonts w:ascii="Times New Roman" w:eastAsia="Times New Roman" w:hAnsi="Times New Roman" w:cs="Times New Roman"/>
                    <w:color w:val="000000"/>
                    <w:sz w:val="28"/>
                    <w:szCs w:val="28"/>
                    <w:lang w:eastAsia="en-GB"/>
                  </w:rPr>
                  <w:lastRenderedPageBreak/>
                  <w:t>7</w:t>
                </w:r>
              </w:p>
              <w:p w14:paraId="3B4D9A62" w14:textId="6EC04C76" w:rsidR="00E14C7E" w:rsidRPr="00381224" w:rsidRDefault="00E14C7E" w:rsidP="000947BB">
                <w:pPr>
                  <w:spacing w:after="0"/>
                  <w:jc w:val="center"/>
                  <w:rPr>
                    <w:rFonts w:ascii="Times New Roman" w:eastAsia="Times New Roman" w:hAnsi="Times New Roman" w:cs="Times New Roman"/>
                    <w:color w:val="000000"/>
                    <w:sz w:val="28"/>
                    <w:szCs w:val="28"/>
                    <w:lang w:eastAsia="en-GB"/>
                  </w:rPr>
                </w:pPr>
              </w:p>
            </w:tc>
            <w:tc>
              <w:tcPr>
                <w:tcW w:w="7087" w:type="dxa"/>
                <w:tcBorders>
                  <w:top w:val="single" w:sz="4" w:space="0" w:color="auto"/>
                  <w:left w:val="nil"/>
                  <w:right w:val="single" w:sz="8" w:space="0" w:color="000000"/>
                </w:tcBorders>
                <w:shd w:val="clear" w:color="auto" w:fill="auto"/>
                <w:hideMark/>
              </w:tcPr>
              <w:p w14:paraId="6D66D718" w14:textId="77777777" w:rsidR="00E14C7E" w:rsidRDefault="00E14C7E" w:rsidP="000947BB">
                <w:pPr>
                  <w:spacing w:after="0"/>
                  <w:rPr>
                    <w:rFonts w:ascii="Times New Roman" w:eastAsia="Times New Roman" w:hAnsi="Times New Roman" w:cs="Times New Roman"/>
                    <w:b/>
                    <w:bCs/>
                    <w:color w:val="000000"/>
                    <w:sz w:val="28"/>
                    <w:szCs w:val="28"/>
                    <w:lang w:eastAsia="en-GB"/>
                  </w:rPr>
                </w:pPr>
              </w:p>
              <w:p w14:paraId="6874D201" w14:textId="3A293387" w:rsidR="00E14C7E" w:rsidRDefault="00E14C7E" w:rsidP="000947BB">
                <w:pPr>
                  <w:spacing w:after="0"/>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CHAPTER-7</w:t>
                </w:r>
              </w:p>
              <w:p w14:paraId="59AA94EA" w14:textId="77777777" w:rsidR="00E14C7E" w:rsidRPr="00E14C7E" w:rsidRDefault="00E14C7E" w:rsidP="000947BB">
                <w:pPr>
                  <w:spacing w:after="0"/>
                  <w:rPr>
                    <w:rFonts w:ascii="Times New Roman" w:eastAsia="Times New Roman" w:hAnsi="Times New Roman" w:cs="Times New Roman"/>
                    <w:b/>
                    <w:bCs/>
                    <w:color w:val="000000"/>
                    <w:sz w:val="16"/>
                    <w:szCs w:val="28"/>
                    <w:lang w:eastAsia="en-GB"/>
                  </w:rPr>
                </w:pPr>
              </w:p>
              <w:p w14:paraId="2B286257" w14:textId="5EF8F98D" w:rsidR="00E14C7E" w:rsidRPr="00381224" w:rsidRDefault="00E14C7E" w:rsidP="000947BB">
                <w:pPr>
                  <w:spacing w:after="0"/>
                  <w:rPr>
                    <w:rFonts w:ascii="Times New Roman" w:eastAsia="Times New Roman" w:hAnsi="Times New Roman" w:cs="Times New Roman"/>
                    <w:b/>
                    <w:bCs/>
                    <w:color w:val="000000"/>
                    <w:sz w:val="28"/>
                    <w:szCs w:val="28"/>
                    <w:lang w:eastAsia="en-GB"/>
                  </w:rPr>
                </w:pPr>
                <w:r w:rsidRPr="00381224">
                  <w:rPr>
                    <w:rFonts w:ascii="Times New Roman" w:eastAsia="Times New Roman" w:hAnsi="Times New Roman" w:cs="Times New Roman"/>
                    <w:b/>
                    <w:bCs/>
                    <w:color w:val="000000"/>
                    <w:sz w:val="28"/>
                    <w:szCs w:val="28"/>
                    <w:lang w:eastAsia="en-GB"/>
                  </w:rPr>
                  <w:t>CONCLUSIONS AND REFERENCE</w:t>
                </w:r>
              </w:p>
            </w:tc>
            <w:tc>
              <w:tcPr>
                <w:tcW w:w="2068" w:type="dxa"/>
                <w:tcBorders>
                  <w:top w:val="single" w:sz="4" w:space="0" w:color="auto"/>
                  <w:left w:val="nil"/>
                  <w:right w:val="single" w:sz="8" w:space="0" w:color="000000"/>
                </w:tcBorders>
                <w:shd w:val="clear" w:color="auto" w:fill="auto"/>
                <w:vAlign w:val="center"/>
                <w:hideMark/>
              </w:tcPr>
              <w:p w14:paraId="47517B0C" w14:textId="7BD0CDA9" w:rsidR="00E14C7E" w:rsidRPr="00381224" w:rsidRDefault="00E14C7E" w:rsidP="000947BB">
                <w:pPr>
                  <w:spacing w:after="0"/>
                  <w:jc w:val="center"/>
                  <w:rPr>
                    <w:rFonts w:ascii="Times New Roman" w:eastAsia="Times New Roman" w:hAnsi="Times New Roman" w:cs="Times New Roman"/>
                    <w:color w:val="000000"/>
                    <w:sz w:val="24"/>
                    <w:szCs w:val="24"/>
                    <w:lang w:eastAsia="en-GB"/>
                  </w:rPr>
                </w:pPr>
              </w:p>
            </w:tc>
          </w:tr>
          <w:tr w:rsidR="003C45DD" w:rsidRPr="00381224" w14:paraId="60787D96"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39FDAA1F" w14:textId="77777777" w:rsidR="003C45DD" w:rsidRPr="00381224" w:rsidRDefault="003C45DD" w:rsidP="000947BB">
                <w:pPr>
                  <w:spacing w:after="0"/>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53742826" w14:textId="323F350A" w:rsidR="003C45DD" w:rsidRPr="00381224" w:rsidRDefault="003C45DD" w:rsidP="000947BB">
                <w:pPr>
                  <w:spacing w:after="0"/>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7.1 Conclusion</w:t>
                </w:r>
              </w:p>
            </w:tc>
            <w:tc>
              <w:tcPr>
                <w:tcW w:w="2068" w:type="dxa"/>
                <w:tcBorders>
                  <w:top w:val="nil"/>
                  <w:left w:val="nil"/>
                  <w:bottom w:val="nil"/>
                  <w:right w:val="single" w:sz="8" w:space="0" w:color="000000"/>
                </w:tcBorders>
                <w:shd w:val="clear" w:color="auto" w:fill="auto"/>
                <w:hideMark/>
              </w:tcPr>
              <w:p w14:paraId="2A351F2F" w14:textId="5F1B1E93" w:rsidR="003C45DD" w:rsidRPr="00381224" w:rsidRDefault="00FC7776" w:rsidP="000947BB">
                <w:pPr>
                  <w:spacing w:after="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30</w:t>
                </w:r>
              </w:p>
            </w:tc>
          </w:tr>
          <w:tr w:rsidR="003C45DD" w:rsidRPr="00381224" w14:paraId="1848BB1A"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0976C50D" w14:textId="77777777" w:rsidR="003C45DD" w:rsidRPr="00381224" w:rsidRDefault="003C45DD" w:rsidP="000947BB">
                <w:pPr>
                  <w:spacing w:after="0"/>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2C724A3B" w14:textId="3DE29BF9" w:rsidR="003C45DD" w:rsidRPr="00381224" w:rsidRDefault="003C45DD" w:rsidP="000947BB">
                <w:pPr>
                  <w:spacing w:after="0"/>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7.2 Key Findings and Contributions</w:t>
                </w:r>
              </w:p>
            </w:tc>
            <w:tc>
              <w:tcPr>
                <w:tcW w:w="2068" w:type="dxa"/>
                <w:tcBorders>
                  <w:top w:val="nil"/>
                  <w:left w:val="nil"/>
                  <w:bottom w:val="nil"/>
                  <w:right w:val="single" w:sz="8" w:space="0" w:color="000000"/>
                </w:tcBorders>
                <w:shd w:val="clear" w:color="auto" w:fill="auto"/>
                <w:vAlign w:val="center"/>
                <w:hideMark/>
              </w:tcPr>
              <w:p w14:paraId="3796905A" w14:textId="389DF4D1" w:rsidR="003C45DD" w:rsidRPr="00381224" w:rsidRDefault="00FC7776" w:rsidP="000947BB">
                <w:pPr>
                  <w:spacing w:after="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31</w:t>
                </w:r>
              </w:p>
            </w:tc>
          </w:tr>
          <w:tr w:rsidR="003C45DD" w:rsidRPr="00381224" w14:paraId="4A598426"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393E940F" w14:textId="77777777" w:rsidR="003C45DD" w:rsidRPr="00381224" w:rsidRDefault="003C45DD" w:rsidP="000947BB">
                <w:pPr>
                  <w:spacing w:after="0"/>
                  <w:rPr>
                    <w:rFonts w:ascii="Times New Roman" w:eastAsia="Times New Roman" w:hAnsi="Times New Roman" w:cs="Times New Roman"/>
                    <w:color w:val="000000"/>
                    <w:sz w:val="28"/>
                    <w:szCs w:val="28"/>
                    <w:lang w:eastAsia="en-GB"/>
                  </w:rPr>
                </w:pPr>
              </w:p>
            </w:tc>
            <w:tc>
              <w:tcPr>
                <w:tcW w:w="7087" w:type="dxa"/>
                <w:tcBorders>
                  <w:top w:val="nil"/>
                  <w:left w:val="nil"/>
                  <w:bottom w:val="nil"/>
                  <w:right w:val="single" w:sz="8" w:space="0" w:color="000000"/>
                </w:tcBorders>
                <w:shd w:val="clear" w:color="auto" w:fill="auto"/>
                <w:hideMark/>
              </w:tcPr>
              <w:p w14:paraId="30C2E575" w14:textId="3986630B" w:rsidR="003C45DD" w:rsidRPr="00381224" w:rsidRDefault="003C45DD" w:rsidP="000947BB">
                <w:pPr>
                  <w:spacing w:after="0"/>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7.3 Reference</w:t>
                </w:r>
              </w:p>
            </w:tc>
            <w:tc>
              <w:tcPr>
                <w:tcW w:w="2068" w:type="dxa"/>
                <w:tcBorders>
                  <w:top w:val="nil"/>
                  <w:left w:val="nil"/>
                  <w:bottom w:val="nil"/>
                  <w:right w:val="single" w:sz="8" w:space="0" w:color="000000"/>
                </w:tcBorders>
                <w:shd w:val="clear" w:color="auto" w:fill="auto"/>
                <w:vAlign w:val="center"/>
                <w:hideMark/>
              </w:tcPr>
              <w:p w14:paraId="3FE98375" w14:textId="39836D6B" w:rsidR="003C45DD" w:rsidRPr="00381224" w:rsidRDefault="00FC7776" w:rsidP="000947BB">
                <w:pPr>
                  <w:spacing w:after="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32</w:t>
                </w:r>
              </w:p>
            </w:tc>
          </w:tr>
          <w:tr w:rsidR="003C45DD" w:rsidRPr="00381224" w14:paraId="4E370F4C" w14:textId="77777777" w:rsidTr="003C45DD">
            <w:trPr>
              <w:trHeight w:val="337"/>
            </w:trPr>
            <w:tc>
              <w:tcPr>
                <w:tcW w:w="1844" w:type="dxa"/>
                <w:vMerge/>
                <w:tcBorders>
                  <w:top w:val="nil"/>
                  <w:left w:val="single" w:sz="8" w:space="0" w:color="000000"/>
                  <w:bottom w:val="single" w:sz="8" w:space="0" w:color="000000"/>
                  <w:right w:val="single" w:sz="8" w:space="0" w:color="000000"/>
                </w:tcBorders>
                <w:vAlign w:val="center"/>
                <w:hideMark/>
              </w:tcPr>
              <w:p w14:paraId="672F7168" w14:textId="77777777" w:rsidR="003C45DD" w:rsidRPr="00381224" w:rsidRDefault="003C45DD" w:rsidP="000947BB">
                <w:pPr>
                  <w:spacing w:after="0"/>
                  <w:rPr>
                    <w:rFonts w:ascii="Times New Roman" w:eastAsia="Times New Roman" w:hAnsi="Times New Roman" w:cs="Times New Roman"/>
                    <w:color w:val="000000"/>
                    <w:sz w:val="28"/>
                    <w:szCs w:val="28"/>
                    <w:lang w:eastAsia="en-GB"/>
                  </w:rPr>
                </w:pPr>
              </w:p>
            </w:tc>
            <w:tc>
              <w:tcPr>
                <w:tcW w:w="7087" w:type="dxa"/>
                <w:tcBorders>
                  <w:top w:val="nil"/>
                  <w:left w:val="nil"/>
                  <w:bottom w:val="single" w:sz="8" w:space="0" w:color="000000"/>
                  <w:right w:val="single" w:sz="8" w:space="0" w:color="000000"/>
                </w:tcBorders>
                <w:shd w:val="clear" w:color="auto" w:fill="auto"/>
                <w:hideMark/>
              </w:tcPr>
              <w:p w14:paraId="221E8730" w14:textId="05E75B5F" w:rsidR="003C45DD" w:rsidRPr="00381224" w:rsidRDefault="003C45DD" w:rsidP="000947BB">
                <w:pPr>
                  <w:spacing w:after="0"/>
                  <w:jc w:val="center"/>
                  <w:rPr>
                    <w:rFonts w:ascii="Calibri" w:eastAsia="Times New Roman" w:hAnsi="Calibri" w:cs="Calibri"/>
                    <w:color w:val="000000"/>
                    <w:sz w:val="24"/>
                    <w:szCs w:val="24"/>
                    <w:lang w:eastAsia="en-GB"/>
                  </w:rPr>
                </w:pPr>
              </w:p>
            </w:tc>
            <w:tc>
              <w:tcPr>
                <w:tcW w:w="2068" w:type="dxa"/>
                <w:tcBorders>
                  <w:top w:val="nil"/>
                  <w:left w:val="nil"/>
                  <w:bottom w:val="single" w:sz="8" w:space="0" w:color="000000"/>
                  <w:right w:val="single" w:sz="8" w:space="0" w:color="000000"/>
                </w:tcBorders>
                <w:shd w:val="clear" w:color="auto" w:fill="auto"/>
                <w:vAlign w:val="center"/>
                <w:hideMark/>
              </w:tcPr>
              <w:p w14:paraId="0834FF34" w14:textId="77777777" w:rsidR="003C45DD" w:rsidRPr="00381224" w:rsidRDefault="003C45DD" w:rsidP="000947BB">
                <w:pPr>
                  <w:spacing w:after="0"/>
                  <w:jc w:val="center"/>
                  <w:rPr>
                    <w:rFonts w:ascii="Times New Roman" w:eastAsia="Times New Roman" w:hAnsi="Times New Roman" w:cs="Times New Roman"/>
                    <w:color w:val="000000"/>
                    <w:sz w:val="24"/>
                    <w:szCs w:val="24"/>
                    <w:lang w:eastAsia="en-GB"/>
                  </w:rPr>
                </w:pPr>
                <w:r w:rsidRPr="00381224">
                  <w:rPr>
                    <w:rFonts w:ascii="Times New Roman" w:eastAsia="Times New Roman" w:hAnsi="Times New Roman" w:cs="Times New Roman"/>
                    <w:color w:val="000000"/>
                    <w:sz w:val="24"/>
                    <w:szCs w:val="24"/>
                    <w:lang w:eastAsia="en-GB"/>
                  </w:rPr>
                  <w:t> </w:t>
                </w:r>
              </w:p>
            </w:tc>
          </w:tr>
        </w:tbl>
        <w:p w14:paraId="74E0A877" w14:textId="3BDD9C6F" w:rsidR="00C015B9" w:rsidRDefault="00D6142F" w:rsidP="000947BB">
          <w:pPr>
            <w:tabs>
              <w:tab w:val="left" w:pos="6336"/>
            </w:tabs>
            <w:rPr>
              <w:rFonts w:ascii="Times New Roman" w:hAnsi="Times New Roman" w:cs="Times New Roman"/>
              <w:b/>
              <w:sz w:val="28"/>
              <w:szCs w:val="36"/>
              <w:lang w:val="en"/>
            </w:rPr>
          </w:pPr>
          <w:r>
            <w:rPr>
              <w:rFonts w:ascii="Times New Roman" w:hAnsi="Times New Roman" w:cs="Times New Roman"/>
              <w:b/>
              <w:noProof/>
              <w:sz w:val="28"/>
              <w:szCs w:val="36"/>
              <w:lang w:val="en"/>
            </w:rPr>
            <mc:AlternateContent>
              <mc:Choice Requires="wps">
                <w:drawing>
                  <wp:anchor distT="0" distB="0" distL="114300" distR="114300" simplePos="0" relativeHeight="251658246" behindDoc="0" locked="0" layoutInCell="1" allowOverlap="1" wp14:anchorId="4D8C497E" wp14:editId="2FC496DA">
                    <wp:simplePos x="0" y="0"/>
                    <wp:positionH relativeFrom="column">
                      <wp:posOffset>-635000</wp:posOffset>
                    </wp:positionH>
                    <wp:positionV relativeFrom="paragraph">
                      <wp:posOffset>-8296275</wp:posOffset>
                    </wp:positionV>
                    <wp:extent cx="6982460" cy="0"/>
                    <wp:effectExtent l="0" t="0" r="15240" b="12700"/>
                    <wp:wrapNone/>
                    <wp:docPr id="384229" name="Straight Connector 384229"/>
                    <wp:cNvGraphicFramePr/>
                    <a:graphic xmlns:a="http://schemas.openxmlformats.org/drawingml/2006/main">
                      <a:graphicData uri="http://schemas.microsoft.com/office/word/2010/wordprocessingShape">
                        <wps:wsp>
                          <wps:cNvCnPr/>
                          <wps:spPr>
                            <a:xfrm flipV="1">
                              <a:off x="0" y="0"/>
                              <a:ext cx="69824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FE8ED" id="Straight Connector 384229" o:spid="_x0000_s1026" style="position:absolute;flip: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pt,-653.25pt" to="499.8pt,-6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" strokecolor="black [3200]" strokeweight="1pt">
                    <v:stroke joinstyle="miter"/>
                  </v:line>
                </w:pict>
              </mc:Fallback>
            </mc:AlternateContent>
          </w:r>
        </w:p>
        <w:bookmarkEnd w:id="2"/>
        <w:p w14:paraId="10FD3936" w14:textId="77777777" w:rsidR="00932AE7" w:rsidRDefault="00932AE7" w:rsidP="000947BB">
          <w:pPr>
            <w:tabs>
              <w:tab w:val="left" w:pos="6336"/>
            </w:tabs>
            <w:jc w:val="center"/>
            <w:rPr>
              <w:rFonts w:ascii="Times New Roman" w:hAnsi="Times New Roman" w:cs="Times New Roman"/>
              <w:b/>
              <w:sz w:val="28"/>
              <w:szCs w:val="36"/>
              <w:lang w:val="en"/>
            </w:rPr>
          </w:pPr>
        </w:p>
        <w:p w14:paraId="7D4FEBA0" w14:textId="77777777" w:rsidR="00932AE7" w:rsidRDefault="00932AE7" w:rsidP="000947BB">
          <w:pPr>
            <w:tabs>
              <w:tab w:val="left" w:pos="6336"/>
            </w:tabs>
            <w:jc w:val="center"/>
            <w:rPr>
              <w:rFonts w:ascii="Times New Roman" w:hAnsi="Times New Roman" w:cs="Times New Roman"/>
              <w:b/>
              <w:sz w:val="28"/>
              <w:szCs w:val="36"/>
              <w:lang w:val="en"/>
            </w:rPr>
          </w:pPr>
        </w:p>
        <w:p w14:paraId="2CF9E7D0" w14:textId="4FBF1AFB" w:rsidR="00932AE7" w:rsidRDefault="00932AE7" w:rsidP="000947BB">
          <w:pPr>
            <w:tabs>
              <w:tab w:val="left" w:pos="6336"/>
            </w:tabs>
            <w:jc w:val="center"/>
            <w:rPr>
              <w:rFonts w:ascii="Times New Roman" w:hAnsi="Times New Roman" w:cs="Times New Roman"/>
              <w:b/>
              <w:sz w:val="28"/>
              <w:szCs w:val="36"/>
              <w:lang w:val="en"/>
            </w:rPr>
          </w:pPr>
        </w:p>
        <w:p w14:paraId="717AF682" w14:textId="154FC593" w:rsidR="003C45DD" w:rsidRDefault="003C45DD" w:rsidP="000947BB">
          <w:pPr>
            <w:tabs>
              <w:tab w:val="left" w:pos="6336"/>
            </w:tabs>
            <w:jc w:val="center"/>
            <w:rPr>
              <w:rFonts w:ascii="Times New Roman" w:hAnsi="Times New Roman" w:cs="Times New Roman"/>
              <w:b/>
              <w:sz w:val="28"/>
              <w:szCs w:val="36"/>
              <w:lang w:val="en"/>
            </w:rPr>
          </w:pPr>
        </w:p>
        <w:p w14:paraId="305B650E" w14:textId="3D409CF5" w:rsidR="003C45DD" w:rsidRDefault="003C45DD" w:rsidP="000947BB">
          <w:pPr>
            <w:tabs>
              <w:tab w:val="left" w:pos="6336"/>
            </w:tabs>
            <w:jc w:val="center"/>
            <w:rPr>
              <w:rFonts w:ascii="Times New Roman" w:hAnsi="Times New Roman" w:cs="Times New Roman"/>
              <w:b/>
              <w:sz w:val="28"/>
              <w:szCs w:val="36"/>
              <w:lang w:val="en"/>
            </w:rPr>
          </w:pPr>
        </w:p>
        <w:p w14:paraId="72D238CB" w14:textId="05D9C321" w:rsidR="003C45DD" w:rsidRDefault="003C45DD" w:rsidP="000947BB">
          <w:pPr>
            <w:tabs>
              <w:tab w:val="left" w:pos="6336"/>
            </w:tabs>
            <w:jc w:val="center"/>
            <w:rPr>
              <w:rFonts w:ascii="Times New Roman" w:hAnsi="Times New Roman" w:cs="Times New Roman"/>
              <w:b/>
              <w:sz w:val="28"/>
              <w:szCs w:val="36"/>
              <w:lang w:val="en"/>
            </w:rPr>
          </w:pPr>
        </w:p>
        <w:p w14:paraId="0E1F7460" w14:textId="67C040DE" w:rsidR="003C45DD" w:rsidRDefault="003C45DD" w:rsidP="000947BB">
          <w:pPr>
            <w:tabs>
              <w:tab w:val="left" w:pos="6336"/>
            </w:tabs>
            <w:jc w:val="center"/>
            <w:rPr>
              <w:rFonts w:ascii="Times New Roman" w:hAnsi="Times New Roman" w:cs="Times New Roman"/>
              <w:b/>
              <w:sz w:val="28"/>
              <w:szCs w:val="36"/>
              <w:lang w:val="en"/>
            </w:rPr>
          </w:pPr>
        </w:p>
        <w:p w14:paraId="5585751D" w14:textId="7BEACC06" w:rsidR="003C45DD" w:rsidRDefault="003C45DD" w:rsidP="000947BB">
          <w:pPr>
            <w:tabs>
              <w:tab w:val="left" w:pos="6336"/>
            </w:tabs>
            <w:jc w:val="center"/>
            <w:rPr>
              <w:rFonts w:ascii="Times New Roman" w:hAnsi="Times New Roman" w:cs="Times New Roman"/>
              <w:b/>
              <w:sz w:val="28"/>
              <w:szCs w:val="36"/>
              <w:lang w:val="en"/>
            </w:rPr>
          </w:pPr>
        </w:p>
        <w:p w14:paraId="79A1F0FF" w14:textId="54A7595A" w:rsidR="003C45DD" w:rsidRDefault="003C45DD" w:rsidP="000947BB">
          <w:pPr>
            <w:tabs>
              <w:tab w:val="left" w:pos="6336"/>
            </w:tabs>
            <w:jc w:val="center"/>
            <w:rPr>
              <w:rFonts w:ascii="Times New Roman" w:hAnsi="Times New Roman" w:cs="Times New Roman"/>
              <w:b/>
              <w:sz w:val="28"/>
              <w:szCs w:val="36"/>
              <w:lang w:val="en"/>
            </w:rPr>
          </w:pPr>
        </w:p>
        <w:p w14:paraId="331BAF22" w14:textId="481A723C" w:rsidR="003C45DD" w:rsidRDefault="003C45DD" w:rsidP="000947BB">
          <w:pPr>
            <w:tabs>
              <w:tab w:val="left" w:pos="6336"/>
            </w:tabs>
            <w:jc w:val="center"/>
            <w:rPr>
              <w:rFonts w:ascii="Times New Roman" w:hAnsi="Times New Roman" w:cs="Times New Roman"/>
              <w:b/>
              <w:sz w:val="28"/>
              <w:szCs w:val="36"/>
              <w:lang w:val="en"/>
            </w:rPr>
          </w:pPr>
        </w:p>
        <w:p w14:paraId="399D3B31" w14:textId="5FF4A702" w:rsidR="003C45DD" w:rsidRDefault="003C45DD" w:rsidP="000947BB">
          <w:pPr>
            <w:tabs>
              <w:tab w:val="left" w:pos="6336"/>
            </w:tabs>
            <w:jc w:val="center"/>
            <w:rPr>
              <w:rFonts w:ascii="Times New Roman" w:hAnsi="Times New Roman" w:cs="Times New Roman"/>
              <w:b/>
              <w:sz w:val="28"/>
              <w:szCs w:val="36"/>
              <w:lang w:val="en"/>
            </w:rPr>
          </w:pPr>
        </w:p>
        <w:p w14:paraId="47B7DA42" w14:textId="733CEA58" w:rsidR="003C45DD" w:rsidRDefault="003C45DD" w:rsidP="000947BB">
          <w:pPr>
            <w:tabs>
              <w:tab w:val="left" w:pos="6336"/>
            </w:tabs>
            <w:jc w:val="center"/>
            <w:rPr>
              <w:rFonts w:ascii="Times New Roman" w:hAnsi="Times New Roman" w:cs="Times New Roman"/>
              <w:b/>
              <w:sz w:val="28"/>
              <w:szCs w:val="36"/>
              <w:lang w:val="en"/>
            </w:rPr>
          </w:pPr>
        </w:p>
        <w:p w14:paraId="02F7200B" w14:textId="5D94F307" w:rsidR="003C45DD" w:rsidRDefault="003C45DD" w:rsidP="000947BB">
          <w:pPr>
            <w:tabs>
              <w:tab w:val="left" w:pos="6336"/>
            </w:tabs>
            <w:jc w:val="center"/>
            <w:rPr>
              <w:rFonts w:ascii="Times New Roman" w:hAnsi="Times New Roman" w:cs="Times New Roman"/>
              <w:b/>
              <w:sz w:val="28"/>
              <w:szCs w:val="36"/>
              <w:lang w:val="en"/>
            </w:rPr>
          </w:pPr>
        </w:p>
        <w:p w14:paraId="363C33C1" w14:textId="3E9A4649" w:rsidR="003C45DD" w:rsidRDefault="003C45DD" w:rsidP="000947BB">
          <w:pPr>
            <w:tabs>
              <w:tab w:val="left" w:pos="6336"/>
            </w:tabs>
            <w:jc w:val="center"/>
            <w:rPr>
              <w:rFonts w:ascii="Times New Roman" w:hAnsi="Times New Roman" w:cs="Times New Roman"/>
              <w:b/>
              <w:sz w:val="28"/>
              <w:szCs w:val="36"/>
              <w:lang w:val="en"/>
            </w:rPr>
          </w:pPr>
        </w:p>
        <w:p w14:paraId="13B58C4A" w14:textId="567E6E2A" w:rsidR="003C45DD" w:rsidRDefault="003C45DD" w:rsidP="000947BB">
          <w:pPr>
            <w:tabs>
              <w:tab w:val="left" w:pos="6336"/>
            </w:tabs>
            <w:rPr>
              <w:rFonts w:ascii="Times New Roman" w:hAnsi="Times New Roman" w:cs="Times New Roman"/>
              <w:b/>
              <w:sz w:val="28"/>
              <w:szCs w:val="36"/>
              <w:lang w:val="en"/>
            </w:rPr>
          </w:pPr>
        </w:p>
        <w:p w14:paraId="4B55188D" w14:textId="77777777" w:rsidR="008C03FB" w:rsidRDefault="008C03FB" w:rsidP="000947BB">
          <w:pPr>
            <w:tabs>
              <w:tab w:val="left" w:pos="6336"/>
            </w:tabs>
            <w:rPr>
              <w:rFonts w:ascii="Times New Roman" w:hAnsi="Times New Roman" w:cs="Times New Roman"/>
              <w:b/>
              <w:sz w:val="28"/>
              <w:szCs w:val="36"/>
              <w:lang w:val="en"/>
            </w:rPr>
          </w:pPr>
        </w:p>
        <w:p w14:paraId="361A7F30" w14:textId="7E0F5341" w:rsidR="00102B18" w:rsidRPr="00932AE7" w:rsidRDefault="00102B18" w:rsidP="000947BB">
          <w:pPr>
            <w:tabs>
              <w:tab w:val="left" w:pos="6336"/>
            </w:tabs>
            <w:jc w:val="center"/>
            <w:rPr>
              <w:rFonts w:ascii="Times New Roman" w:hAnsi="Times New Roman" w:cs="Times New Roman"/>
              <w:sz w:val="28"/>
              <w:szCs w:val="32"/>
            </w:rPr>
          </w:pPr>
          <w:r w:rsidRPr="00932AE7">
            <w:rPr>
              <w:rFonts w:ascii="Times New Roman" w:hAnsi="Times New Roman" w:cs="Times New Roman"/>
              <w:b/>
              <w:sz w:val="28"/>
              <w:szCs w:val="36"/>
              <w:lang w:val="en"/>
            </w:rPr>
            <w:lastRenderedPageBreak/>
            <w:t>CHAPTER -1</w:t>
          </w:r>
        </w:p>
        <w:p w14:paraId="318E1687" w14:textId="77777777" w:rsidR="00102B18" w:rsidRPr="00932AE7" w:rsidRDefault="00102B18" w:rsidP="000947BB">
          <w:pPr>
            <w:tabs>
              <w:tab w:val="left" w:pos="6336"/>
            </w:tabs>
            <w:jc w:val="center"/>
            <w:rPr>
              <w:rFonts w:ascii="Times New Roman" w:hAnsi="Times New Roman" w:cs="Times New Roman"/>
              <w:b/>
              <w:sz w:val="28"/>
              <w:szCs w:val="36"/>
              <w:lang w:val="en"/>
            </w:rPr>
          </w:pPr>
          <w:r w:rsidRPr="00932AE7">
            <w:rPr>
              <w:rFonts w:ascii="Times New Roman" w:hAnsi="Times New Roman" w:cs="Times New Roman"/>
              <w:b/>
              <w:sz w:val="28"/>
              <w:szCs w:val="36"/>
              <w:lang w:val="en"/>
            </w:rPr>
            <w:t>PROJECT DESCRIPTION AND OUTLINE</w:t>
          </w:r>
        </w:p>
        <w:p w14:paraId="3302F476" w14:textId="77777777" w:rsidR="00102B18" w:rsidRPr="00932AE7" w:rsidRDefault="00102B18" w:rsidP="000947BB">
          <w:pPr>
            <w:tabs>
              <w:tab w:val="left" w:pos="6336"/>
            </w:tabs>
            <w:jc w:val="center"/>
            <w:rPr>
              <w:rFonts w:ascii="Times New Roman" w:hAnsi="Times New Roman" w:cs="Times New Roman"/>
              <w:sz w:val="28"/>
              <w:szCs w:val="36"/>
              <w:lang w:val="en"/>
            </w:rPr>
          </w:pPr>
        </w:p>
        <w:p w14:paraId="13692E48" w14:textId="708353F4" w:rsidR="00102B18" w:rsidRPr="00932AE7" w:rsidRDefault="00102B18" w:rsidP="000947BB">
          <w:pPr>
            <w:pStyle w:val="ListParagraph"/>
            <w:numPr>
              <w:ilvl w:val="1"/>
              <w:numId w:val="20"/>
            </w:numPr>
            <w:rPr>
              <w:rFonts w:ascii="Times New Roman" w:eastAsiaTheme="majorEastAsia" w:hAnsi="Times New Roman" w:cs="Times New Roman"/>
              <w:b/>
              <w:sz w:val="28"/>
              <w:szCs w:val="26"/>
              <w:lang w:val="en"/>
            </w:rPr>
          </w:pPr>
          <w:r w:rsidRPr="00932AE7">
            <w:rPr>
              <w:rFonts w:ascii="Times New Roman" w:eastAsiaTheme="majorEastAsia" w:hAnsi="Times New Roman" w:cs="Times New Roman"/>
              <w:b/>
              <w:sz w:val="28"/>
              <w:szCs w:val="26"/>
              <w:lang w:val="en"/>
            </w:rPr>
            <w:t xml:space="preserve">INTRODUCTION                                                                                                                 </w:t>
          </w:r>
        </w:p>
        <w:p w14:paraId="73587594" w14:textId="01C4D27B" w:rsidR="0096454F" w:rsidRPr="00932AE7" w:rsidRDefault="00186611" w:rsidP="000947BB">
          <w:pPr>
            <w:ind w:firstLine="180"/>
            <w:jc w:val="both"/>
            <w:rPr>
              <w:rFonts w:ascii="Times New Roman" w:hAnsi="Times New Roman" w:cs="Times New Roman"/>
              <w:sz w:val="24"/>
            </w:rPr>
          </w:pPr>
          <w:r>
            <w:rPr>
              <w:rFonts w:ascii="Times New Roman" w:hAnsi="Times New Roman" w:cs="Times New Roman"/>
              <w:sz w:val="24"/>
            </w:rPr>
            <w:t xml:space="preserve"> </w:t>
          </w:r>
          <w:r w:rsidR="0080281E">
            <w:rPr>
              <w:rFonts w:ascii="Times New Roman" w:hAnsi="Times New Roman" w:cs="Times New Roman"/>
              <w:sz w:val="24"/>
            </w:rPr>
            <w:t xml:space="preserve"> </w:t>
          </w:r>
          <w:r w:rsidR="00A243CC" w:rsidRPr="00932AE7">
            <w:rPr>
              <w:rFonts w:ascii="Times New Roman" w:hAnsi="Times New Roman" w:cs="Times New Roman"/>
              <w:sz w:val="24"/>
            </w:rPr>
            <w:t>I</w:t>
          </w:r>
          <w:r w:rsidR="00102B18" w:rsidRPr="00932AE7">
            <w:rPr>
              <w:rFonts w:ascii="Times New Roman" w:hAnsi="Times New Roman" w:cs="Times New Roman"/>
              <w:sz w:val="24"/>
            </w:rPr>
            <w:t>n today's digital world, we use computers and the internet for countless tasks, from shopping online to sending emails. But there's a hidden danger out there: malware, which stands for "malicious software." Malware can sneak into our computers and cause all sorts of trouble, like stealing our information or damaging our files</w:t>
          </w:r>
          <w:r w:rsidR="000B6A45">
            <w:rPr>
              <w:rFonts w:ascii="Times New Roman" w:hAnsi="Times New Roman" w:cs="Times New Roman"/>
              <w:sz w:val="24"/>
            </w:rPr>
            <w:t>, this survey highlights</w:t>
          </w:r>
          <w:r w:rsidR="006C71F3">
            <w:rPr>
              <w:rFonts w:ascii="Times New Roman" w:hAnsi="Times New Roman" w:cs="Times New Roman"/>
              <w:sz w:val="24"/>
            </w:rPr>
            <w:t xml:space="preserve"> the current malware trends and threats</w:t>
          </w:r>
          <w:r w:rsidR="00FC448F" w:rsidRPr="00142E76">
            <w:rPr>
              <w:rFonts w:ascii="Times New Roman" w:hAnsi="Times New Roman" w:cs="Times New Roman"/>
              <w:sz w:val="24"/>
              <w:szCs w:val="24"/>
            </w:rPr>
            <w:t xml:space="preserve"> </w:t>
          </w:r>
          <w:hyperlink w:anchor="ref1" w:history="1">
            <w:r w:rsidR="00FC448F" w:rsidRPr="00142E76">
              <w:rPr>
                <w:rStyle w:val="Hyperlink"/>
                <w:rFonts w:ascii="Times New Roman" w:hAnsi="Times New Roman" w:cs="Times New Roman"/>
                <w:sz w:val="24"/>
                <w:szCs w:val="24"/>
              </w:rPr>
              <w:t>[</w:t>
            </w:r>
            <w:r w:rsidR="006C71F3" w:rsidRPr="00142E76">
              <w:rPr>
                <w:rStyle w:val="Hyperlink"/>
                <w:rFonts w:ascii="Times New Roman" w:hAnsi="Times New Roman" w:cs="Times New Roman"/>
                <w:sz w:val="24"/>
                <w:szCs w:val="24"/>
              </w:rPr>
              <w:t>1</w:t>
            </w:r>
            <w:r w:rsidR="00FC448F" w:rsidRPr="00142E76">
              <w:rPr>
                <w:rStyle w:val="Hyperlink"/>
                <w:rFonts w:ascii="Times New Roman" w:hAnsi="Times New Roman" w:cs="Times New Roman"/>
                <w:sz w:val="24"/>
                <w:szCs w:val="24"/>
              </w:rPr>
              <w:t>]</w:t>
            </w:r>
          </w:hyperlink>
          <w:r w:rsidR="00102B18" w:rsidRPr="006C71F3">
            <w:rPr>
              <w:rFonts w:ascii="Times New Roman" w:hAnsi="Times New Roman" w:cs="Times New Roman"/>
              <w:sz w:val="24"/>
            </w:rPr>
            <w:t>.</w:t>
          </w:r>
          <w:r w:rsidR="00A243CC" w:rsidRPr="006C71F3">
            <w:rPr>
              <w:rFonts w:ascii="Times New Roman" w:hAnsi="Times New Roman" w:cs="Times New Roman"/>
              <w:sz w:val="24"/>
            </w:rPr>
            <w:t xml:space="preserve"> </w:t>
          </w:r>
          <w:r w:rsidR="00102B18" w:rsidRPr="00932AE7">
            <w:rPr>
              <w:rFonts w:ascii="Times New Roman" w:hAnsi="Times New Roman" w:cs="Times New Roman"/>
              <w:sz w:val="24"/>
            </w:rPr>
            <w:t>Our project is all about improving the way we find malware by using special methods called "signatures." Think of signatures like unique fingerprints for malware. When our computers come across something suspicious, they can compare it to these signatures to see if it's malware. But there are challenges. Malware creators are clever, and they often change their malware to trick our computers.</w:t>
          </w:r>
        </w:p>
        <w:p w14:paraId="7C9A1764" w14:textId="72A8FB71" w:rsidR="00102B18" w:rsidRPr="00932AE7" w:rsidRDefault="0080281E" w:rsidP="000947BB">
          <w:pPr>
            <w:ind w:firstLine="180"/>
            <w:jc w:val="both"/>
            <w:rPr>
              <w:rFonts w:ascii="Times New Roman" w:hAnsi="Times New Roman" w:cs="Times New Roman"/>
              <w:sz w:val="24"/>
              <w:szCs w:val="28"/>
            </w:rPr>
          </w:pPr>
          <w:r>
            <w:rPr>
              <w:rFonts w:ascii="Times New Roman" w:hAnsi="Times New Roman" w:cs="Times New Roman"/>
              <w:sz w:val="24"/>
              <w:szCs w:val="28"/>
            </w:rPr>
            <w:t xml:space="preserve"> </w:t>
          </w:r>
          <w:r w:rsidR="008C1938">
            <w:rPr>
              <w:rFonts w:ascii="Times New Roman" w:hAnsi="Times New Roman" w:cs="Times New Roman"/>
              <w:sz w:val="24"/>
              <w:szCs w:val="28"/>
            </w:rPr>
            <w:t xml:space="preserve"> </w:t>
          </w:r>
          <w:r w:rsidR="00102B18" w:rsidRPr="00932AE7">
            <w:rPr>
              <w:rFonts w:ascii="Times New Roman" w:hAnsi="Times New Roman" w:cs="Times New Roman"/>
              <w:sz w:val="24"/>
              <w:szCs w:val="28"/>
            </w:rPr>
            <w:t>We focus on malware detection using a combination of static and dynamic analysis as well as signature-based approaches. Through our project, we aim to reveal the inner workings of malware using this verification process. By using signature as a guid</w:t>
          </w:r>
          <w:r w:rsidR="00136C4F">
            <w:rPr>
              <w:rFonts w:ascii="Times New Roman" w:hAnsi="Times New Roman" w:cs="Times New Roman"/>
              <w:sz w:val="24"/>
              <w:szCs w:val="28"/>
            </w:rPr>
            <w:t xml:space="preserve">e </w:t>
          </w:r>
          <w:hyperlink w:anchor="ref4" w:history="1">
            <w:r w:rsidR="00136C4F" w:rsidRPr="00136C4F">
              <w:rPr>
                <w:rStyle w:val="Hyperlink"/>
                <w:rFonts w:ascii="Times New Roman" w:hAnsi="Times New Roman" w:cs="Times New Roman"/>
                <w:sz w:val="24"/>
                <w:szCs w:val="28"/>
              </w:rPr>
              <w:t>[5]</w:t>
            </w:r>
          </w:hyperlink>
          <w:r w:rsidR="00102B18" w:rsidRPr="00932AE7">
            <w:rPr>
              <w:rFonts w:ascii="Times New Roman" w:hAnsi="Times New Roman" w:cs="Times New Roman"/>
              <w:sz w:val="24"/>
              <w:szCs w:val="28"/>
            </w:rPr>
            <w:t>, we seek to contribute to ongoing efforts to improve cybersecurity</w:t>
          </w:r>
          <w:r w:rsidR="00CC78FF" w:rsidRPr="00932AE7">
            <w:rPr>
              <w:rFonts w:ascii="Times New Roman" w:hAnsi="Times New Roman" w:cs="Times New Roman"/>
              <w:sz w:val="24"/>
              <w:szCs w:val="28"/>
            </w:rPr>
            <w:t>, share our knowledge</w:t>
          </w:r>
          <w:r w:rsidR="00102B18" w:rsidRPr="00932AE7">
            <w:rPr>
              <w:rFonts w:ascii="Times New Roman" w:hAnsi="Times New Roman" w:cs="Times New Roman"/>
              <w:sz w:val="24"/>
              <w:szCs w:val="28"/>
            </w:rPr>
            <w:t xml:space="preserve"> and protect</w:t>
          </w:r>
          <w:r w:rsidR="0060000F" w:rsidRPr="00932AE7">
            <w:rPr>
              <w:rFonts w:ascii="Times New Roman" w:hAnsi="Times New Roman" w:cs="Times New Roman"/>
              <w:sz w:val="24"/>
              <w:szCs w:val="28"/>
            </w:rPr>
            <w:t xml:space="preserve"> our</w:t>
          </w:r>
          <w:r w:rsidR="00102B18" w:rsidRPr="00932AE7">
            <w:rPr>
              <w:rFonts w:ascii="Times New Roman" w:hAnsi="Times New Roman" w:cs="Times New Roman"/>
              <w:sz w:val="24"/>
              <w:szCs w:val="28"/>
            </w:rPr>
            <w:t xml:space="preserve"> digital </w:t>
          </w:r>
          <w:r w:rsidR="00426750">
            <w:rPr>
              <w:rFonts w:ascii="Times New Roman" w:hAnsi="Times New Roman" w:cs="Times New Roman"/>
              <w:sz w:val="24"/>
              <w:szCs w:val="28"/>
            </w:rPr>
            <w:t>environment</w:t>
          </w:r>
          <w:r w:rsidR="00102B18" w:rsidRPr="00932AE7">
            <w:rPr>
              <w:rFonts w:ascii="Times New Roman" w:hAnsi="Times New Roman" w:cs="Times New Roman"/>
              <w:sz w:val="24"/>
              <w:szCs w:val="28"/>
            </w:rPr>
            <w:t xml:space="preserve"> from malware threats.</w:t>
          </w:r>
        </w:p>
        <w:p w14:paraId="439E54FE" w14:textId="77777777" w:rsidR="00E82DB3" w:rsidRPr="00142E76" w:rsidRDefault="00E82DB3" w:rsidP="000947BB">
          <w:pPr>
            <w:rPr>
              <w:rFonts w:ascii="Times New Roman" w:hAnsi="Times New Roman" w:cs="Times New Roman"/>
              <w:sz w:val="24"/>
              <w:szCs w:val="24"/>
            </w:rPr>
          </w:pPr>
        </w:p>
        <w:p w14:paraId="3BF2B247" w14:textId="77777777" w:rsidR="0080281E" w:rsidRDefault="00102B18" w:rsidP="000947BB">
          <w:pPr>
            <w:jc w:val="both"/>
            <w:rPr>
              <w:rFonts w:ascii="Times New Roman" w:eastAsia="Tahoma" w:hAnsi="Times New Roman" w:cs="Times New Roman"/>
              <w:b/>
              <w:color w:val="242424"/>
              <w:sz w:val="28"/>
              <w:szCs w:val="28"/>
            </w:rPr>
          </w:pPr>
          <w:bookmarkStart w:id="3" w:name="_Hlk148717964"/>
          <w:r w:rsidRPr="00932AE7">
            <w:rPr>
              <w:rFonts w:ascii="Times New Roman" w:eastAsia="Tahoma" w:hAnsi="Times New Roman" w:cs="Times New Roman"/>
              <w:b/>
              <w:bCs/>
              <w:color w:val="242424"/>
              <w:sz w:val="28"/>
              <w:szCs w:val="28"/>
            </w:rPr>
            <w:t>Now the question is How detection of these Malwares can be done</w:t>
          </w:r>
          <w:r w:rsidRPr="00932AE7">
            <w:rPr>
              <w:rFonts w:ascii="Times New Roman" w:eastAsia="Tahoma" w:hAnsi="Times New Roman" w:cs="Times New Roman"/>
              <w:b/>
              <w:color w:val="242424"/>
              <w:sz w:val="28"/>
              <w:szCs w:val="28"/>
            </w:rPr>
            <w:t>?</w:t>
          </w:r>
          <w:r w:rsidR="00FE7B17" w:rsidRPr="00932AE7">
            <w:rPr>
              <w:rFonts w:ascii="Times New Roman" w:eastAsia="Tahoma" w:hAnsi="Times New Roman" w:cs="Times New Roman"/>
              <w:b/>
              <w:color w:val="242424"/>
              <w:sz w:val="28"/>
              <w:szCs w:val="28"/>
            </w:rPr>
            <w:t xml:space="preserve"> </w:t>
          </w:r>
        </w:p>
        <w:p w14:paraId="5F05BB03" w14:textId="0BBF10C3" w:rsidR="00324444" w:rsidRPr="00932AE7" w:rsidRDefault="00FE7B17" w:rsidP="000947BB">
          <w:pPr>
            <w:jc w:val="both"/>
            <w:rPr>
              <w:rFonts w:ascii="Times New Roman" w:eastAsia="Tahoma" w:hAnsi="Times New Roman" w:cs="Times New Roman"/>
              <w:b/>
              <w:color w:val="242424"/>
              <w:sz w:val="28"/>
              <w:szCs w:val="28"/>
            </w:rPr>
          </w:pPr>
          <w:r w:rsidRPr="00932AE7">
            <w:rPr>
              <w:rFonts w:ascii="Times New Roman" w:eastAsia="Tahoma" w:hAnsi="Times New Roman" w:cs="Times New Roman"/>
              <w:color w:val="242424"/>
              <w:sz w:val="24"/>
              <w:szCs w:val="28"/>
            </w:rPr>
            <w:t>Here are some steps that is followed in industries of malware detection-:</w:t>
          </w:r>
        </w:p>
        <w:p w14:paraId="54B6F7B9" w14:textId="42A1A73D" w:rsidR="00324444" w:rsidRPr="00932AE7" w:rsidRDefault="00FE7B17" w:rsidP="000947BB">
          <w:pPr>
            <w:spacing w:after="0"/>
            <w:jc w:val="both"/>
            <w:rPr>
              <w:rFonts w:ascii="Times New Roman" w:eastAsia="Segoe UI" w:hAnsi="Times New Roman" w:cs="Times New Roman"/>
              <w:b/>
              <w:bCs/>
              <w:color w:val="000000" w:themeColor="text1"/>
              <w:sz w:val="24"/>
              <w:szCs w:val="28"/>
            </w:rPr>
          </w:pPr>
          <w:r w:rsidRPr="00932AE7">
            <w:rPr>
              <w:rFonts w:ascii="Times New Roman" w:eastAsia="Segoe UI" w:hAnsi="Times New Roman" w:cs="Times New Roman"/>
              <w:b/>
              <w:bCs/>
              <w:color w:val="000000" w:themeColor="text1"/>
              <w:sz w:val="24"/>
              <w:szCs w:val="28"/>
            </w:rPr>
            <w:t>Signature-Based Detection</w:t>
          </w:r>
          <w:r w:rsidR="00FC448F">
            <w:rPr>
              <w:rFonts w:ascii="Times New Roman" w:eastAsia="Segoe UI" w:hAnsi="Times New Roman" w:cs="Times New Roman"/>
              <w:b/>
              <w:bCs/>
              <w:color w:val="000000" w:themeColor="text1"/>
              <w:sz w:val="24"/>
              <w:szCs w:val="28"/>
            </w:rPr>
            <w:t xml:space="preserve"> </w:t>
          </w:r>
          <w:hyperlink w:anchor="ref4" w:history="1">
            <w:r w:rsidR="00FC448F" w:rsidRPr="000D5142">
              <w:rPr>
                <w:rStyle w:val="Hyperlink"/>
                <w:rFonts w:ascii="Times New Roman" w:hAnsi="Times New Roman" w:cs="Times New Roman"/>
                <w:sz w:val="24"/>
                <w:szCs w:val="28"/>
              </w:rPr>
              <w:t>[</w:t>
            </w:r>
            <w:r w:rsidR="00CB268D">
              <w:rPr>
                <w:rStyle w:val="Hyperlink"/>
                <w:rFonts w:ascii="Times New Roman" w:hAnsi="Times New Roman" w:cs="Times New Roman"/>
                <w:sz w:val="24"/>
                <w:szCs w:val="28"/>
              </w:rPr>
              <w:t>5</w:t>
            </w:r>
            <w:r w:rsidR="00FC448F" w:rsidRPr="000D5142">
              <w:rPr>
                <w:rStyle w:val="Hyperlink"/>
                <w:rFonts w:ascii="Times New Roman" w:hAnsi="Times New Roman" w:cs="Times New Roman"/>
                <w:sz w:val="24"/>
                <w:szCs w:val="28"/>
              </w:rPr>
              <w:t>]:</w:t>
            </w:r>
          </w:hyperlink>
          <w:r w:rsidR="00324444" w:rsidRPr="000D5142">
            <w:rPr>
              <w:rFonts w:ascii="Times New Roman" w:eastAsia="Segoe UI" w:hAnsi="Times New Roman" w:cs="Times New Roman"/>
              <w:b/>
              <w:bCs/>
              <w:sz w:val="24"/>
              <w:szCs w:val="28"/>
            </w:rPr>
            <w:t xml:space="preserve"> </w:t>
          </w:r>
        </w:p>
        <w:p w14:paraId="030416AF" w14:textId="233F76A2" w:rsidR="00FE7B17" w:rsidRPr="00932AE7" w:rsidRDefault="00FE7B17" w:rsidP="000947BB">
          <w:pPr>
            <w:spacing w:after="0"/>
            <w:jc w:val="both"/>
            <w:rPr>
              <w:rFonts w:ascii="Times New Roman" w:eastAsia="Segoe UI" w:hAnsi="Times New Roman" w:cs="Times New Roman"/>
              <w:b/>
              <w:bCs/>
              <w:color w:val="374151"/>
              <w:sz w:val="24"/>
              <w:szCs w:val="28"/>
              <w:u w:val="single"/>
            </w:rPr>
          </w:pPr>
          <w:r w:rsidRPr="00932AE7">
            <w:rPr>
              <w:rFonts w:ascii="Times New Roman" w:eastAsia="Segoe UI" w:hAnsi="Times New Roman" w:cs="Times New Roman"/>
              <w:color w:val="000000" w:themeColor="text1"/>
              <w:sz w:val="24"/>
              <w:szCs w:val="28"/>
            </w:rPr>
            <w:t>used for VIRUSES, TROJ</w:t>
          </w:r>
          <w:r w:rsidR="00324444" w:rsidRPr="00932AE7">
            <w:rPr>
              <w:rFonts w:ascii="Times New Roman" w:eastAsia="Segoe UI" w:hAnsi="Times New Roman" w:cs="Times New Roman"/>
              <w:color w:val="000000" w:themeColor="text1"/>
              <w:sz w:val="24"/>
              <w:szCs w:val="28"/>
            </w:rPr>
            <w:t>A</w:t>
          </w:r>
          <w:r w:rsidRPr="00932AE7">
            <w:rPr>
              <w:rFonts w:ascii="Times New Roman" w:eastAsia="Segoe UI" w:hAnsi="Times New Roman" w:cs="Times New Roman"/>
              <w:color w:val="000000" w:themeColor="text1"/>
              <w:sz w:val="24"/>
              <w:szCs w:val="28"/>
            </w:rPr>
            <w:t>N, WORMS less effective for RANSOMWARE</w:t>
          </w:r>
        </w:p>
        <w:p w14:paraId="0D74FC25" w14:textId="0125F6D9" w:rsidR="00FE7B17" w:rsidRPr="00932AE7" w:rsidRDefault="00FE7B17" w:rsidP="000947BB">
          <w:pPr>
            <w:pStyle w:val="ListParagraph"/>
            <w:numPr>
              <w:ilvl w:val="0"/>
              <w:numId w:val="16"/>
            </w:numPr>
            <w:spacing w:after="0"/>
            <w:jc w:val="both"/>
            <w:rPr>
              <w:rFonts w:ascii="Times New Roman" w:eastAsia="Segoe UI" w:hAnsi="Times New Roman" w:cs="Times New Roman"/>
              <w:color w:val="000000" w:themeColor="text1"/>
              <w:sz w:val="24"/>
              <w:szCs w:val="28"/>
            </w:rPr>
          </w:pPr>
          <w:r w:rsidRPr="00932AE7">
            <w:rPr>
              <w:rFonts w:ascii="Times New Roman" w:eastAsia="Segoe UI" w:hAnsi="Times New Roman" w:cs="Times New Roman"/>
              <w:color w:val="000000" w:themeColor="text1"/>
              <w:sz w:val="24"/>
              <w:szCs w:val="28"/>
            </w:rPr>
            <w:t>This is one of the most common methods used by antivirus programs. Antivirus companies maintain a vast database of virus signatures, which are unique patterns or sequences of code that are characteristic of specific viruses. When you run a virus scan, the antivirus software compares the files on your computer to its database of known virus signatures.</w:t>
          </w:r>
        </w:p>
        <w:p w14:paraId="5BF9D269" w14:textId="77777777" w:rsidR="00FE7B17" w:rsidRPr="00932AE7" w:rsidRDefault="00FE7B17" w:rsidP="000947BB">
          <w:pPr>
            <w:pStyle w:val="ListParagraph"/>
            <w:numPr>
              <w:ilvl w:val="0"/>
              <w:numId w:val="15"/>
            </w:numPr>
            <w:spacing w:after="0"/>
            <w:jc w:val="both"/>
            <w:rPr>
              <w:rFonts w:ascii="Times New Roman" w:eastAsia="Segoe UI" w:hAnsi="Times New Roman" w:cs="Times New Roman"/>
              <w:sz w:val="24"/>
              <w:szCs w:val="28"/>
            </w:rPr>
          </w:pPr>
          <w:r w:rsidRPr="00932AE7">
            <w:rPr>
              <w:rFonts w:ascii="Times New Roman" w:eastAsia="Segoe UI" w:hAnsi="Times New Roman" w:cs="Times New Roman"/>
              <w:color w:val="222E3A"/>
              <w:sz w:val="24"/>
              <w:szCs w:val="28"/>
            </w:rPr>
            <w:lastRenderedPageBreak/>
            <w:t xml:space="preserve">In the olden days, a virus signature was </w:t>
          </w:r>
          <w:r w:rsidRPr="00932AE7">
            <w:rPr>
              <w:rFonts w:ascii="Times New Roman" w:eastAsia="Segoe UI" w:hAnsi="Times New Roman" w:cs="Times New Roman"/>
              <w:b/>
              <w:bCs/>
              <w:color w:val="222E3A"/>
              <w:sz w:val="24"/>
              <w:szCs w:val="28"/>
            </w:rPr>
            <w:t>a snippet of malicious code</w:t>
          </w:r>
          <w:r w:rsidRPr="00932AE7">
            <w:rPr>
              <w:rFonts w:ascii="Times New Roman" w:eastAsia="Segoe UI" w:hAnsi="Times New Roman" w:cs="Times New Roman"/>
              <w:color w:val="222E3A"/>
              <w:sz w:val="24"/>
              <w:szCs w:val="28"/>
            </w:rPr>
            <w:t xml:space="preserve"> that indicated that a file </w:t>
          </w:r>
          <w:r w:rsidRPr="00932AE7">
            <w:rPr>
              <w:rFonts w:ascii="Times New Roman" w:eastAsia="Segoe UI" w:hAnsi="Times New Roman" w:cs="Times New Roman"/>
              <w:bCs/>
              <w:color w:val="222E3A"/>
              <w:sz w:val="24"/>
              <w:szCs w:val="28"/>
            </w:rPr>
            <w:t>was</w:t>
          </w:r>
          <w:r w:rsidRPr="00932AE7">
            <w:rPr>
              <w:rFonts w:ascii="Times New Roman" w:eastAsia="Segoe UI" w:hAnsi="Times New Roman" w:cs="Times New Roman"/>
              <w:b/>
              <w:bCs/>
              <w:color w:val="222E3A"/>
              <w:sz w:val="24"/>
              <w:szCs w:val="28"/>
            </w:rPr>
            <w:t xml:space="preserve"> </w:t>
          </w:r>
          <w:r w:rsidRPr="00932AE7">
            <w:rPr>
              <w:rFonts w:ascii="Times New Roman" w:eastAsia="Segoe UI" w:hAnsi="Times New Roman" w:cs="Times New Roman"/>
              <w:sz w:val="24"/>
              <w:szCs w:val="28"/>
            </w:rPr>
            <w:t>infected by a specific virus</w:t>
          </w:r>
          <w:r w:rsidRPr="00932AE7">
            <w:rPr>
              <w:rFonts w:ascii="Times New Roman" w:eastAsia="Segoe UI" w:hAnsi="Times New Roman" w:cs="Times New Roman"/>
              <w:color w:val="222E3A"/>
              <w:sz w:val="24"/>
              <w:szCs w:val="28"/>
            </w:rPr>
            <w:t xml:space="preserve">. A virus scanner would check the file’s code and see if it matched known virus signatures. </w:t>
          </w:r>
        </w:p>
        <w:p w14:paraId="1A09DE1D" w14:textId="77777777" w:rsidR="00FE7B17" w:rsidRPr="00932AE7" w:rsidRDefault="00FE7B17" w:rsidP="000947BB">
          <w:pPr>
            <w:spacing w:after="0"/>
            <w:jc w:val="center"/>
            <w:rPr>
              <w:rFonts w:ascii="Times New Roman" w:eastAsia="Segoe UI" w:hAnsi="Times New Roman" w:cs="Times New Roman"/>
              <w:sz w:val="24"/>
              <w:szCs w:val="28"/>
            </w:rPr>
          </w:pPr>
          <w:r w:rsidRPr="00932AE7">
            <w:rPr>
              <w:rFonts w:ascii="Times New Roman" w:eastAsia="Segoe UI" w:hAnsi="Times New Roman" w:cs="Times New Roman"/>
              <w:sz w:val="24"/>
              <w:szCs w:val="28"/>
            </w:rPr>
            <w:t xml:space="preserve"> </w:t>
          </w:r>
        </w:p>
        <w:p w14:paraId="44473A81" w14:textId="77777777" w:rsidR="005F599C" w:rsidRDefault="005F599C" w:rsidP="000947BB">
          <w:pPr>
            <w:spacing w:after="0"/>
            <w:rPr>
              <w:rFonts w:ascii="Times New Roman" w:eastAsia="Segoe UI" w:hAnsi="Times New Roman" w:cs="Times New Roman"/>
              <w:b/>
              <w:bCs/>
              <w:sz w:val="24"/>
              <w:szCs w:val="28"/>
              <w:lang w:val="en-US"/>
            </w:rPr>
          </w:pPr>
        </w:p>
        <w:p w14:paraId="079ABB75" w14:textId="4EE863BD" w:rsidR="00FE7B17" w:rsidRPr="00932AE7" w:rsidRDefault="00FE7B17" w:rsidP="000947BB">
          <w:pPr>
            <w:spacing w:after="0"/>
            <w:rPr>
              <w:rFonts w:ascii="Times New Roman" w:eastAsia="Segoe UI" w:hAnsi="Times New Roman" w:cs="Times New Roman"/>
              <w:b/>
              <w:bCs/>
              <w:sz w:val="24"/>
              <w:szCs w:val="28"/>
              <w:lang w:val="en-US"/>
            </w:rPr>
          </w:pPr>
          <w:r w:rsidRPr="00932AE7">
            <w:rPr>
              <w:rFonts w:ascii="Times New Roman" w:eastAsia="Segoe UI" w:hAnsi="Times New Roman" w:cs="Times New Roman"/>
              <w:b/>
              <w:bCs/>
              <w:sz w:val="24"/>
              <w:szCs w:val="28"/>
              <w:lang w:val="en-US"/>
            </w:rPr>
            <w:t>Cloud-Based Detection</w:t>
          </w:r>
          <w:r w:rsidR="00FC448F">
            <w:rPr>
              <w:rFonts w:ascii="Times New Roman" w:eastAsia="Segoe UI" w:hAnsi="Times New Roman" w:cs="Times New Roman"/>
              <w:b/>
              <w:bCs/>
              <w:sz w:val="24"/>
              <w:szCs w:val="28"/>
              <w:lang w:val="en-US"/>
            </w:rPr>
            <w:t xml:space="preserve"> </w:t>
          </w:r>
          <w:hyperlink w:anchor="reference3" w:history="1">
            <w:r w:rsidR="00CB268D" w:rsidRPr="00CB268D">
              <w:rPr>
                <w:rStyle w:val="Hyperlink"/>
                <w:rFonts w:ascii="Times New Roman" w:hAnsi="Times New Roman" w:cs="Times New Roman"/>
                <w:sz w:val="24"/>
                <w:szCs w:val="28"/>
              </w:rPr>
              <w:t>[3]</w:t>
            </w:r>
          </w:hyperlink>
        </w:p>
        <w:p w14:paraId="56161E77" w14:textId="77777777" w:rsidR="00FE7B17" w:rsidRPr="00932AE7" w:rsidRDefault="00FE7B17" w:rsidP="000947BB">
          <w:pPr>
            <w:numPr>
              <w:ilvl w:val="0"/>
              <w:numId w:val="15"/>
            </w:numPr>
            <w:spacing w:after="0"/>
            <w:jc w:val="both"/>
            <w:rPr>
              <w:rFonts w:ascii="Times New Roman" w:eastAsia="Segoe UI" w:hAnsi="Times New Roman" w:cs="Times New Roman"/>
              <w:sz w:val="24"/>
              <w:szCs w:val="28"/>
              <w:lang w:val="en-US"/>
            </w:rPr>
          </w:pPr>
          <w:r w:rsidRPr="00932AE7">
            <w:rPr>
              <w:rFonts w:ascii="Times New Roman" w:eastAsia="Segoe UI" w:hAnsi="Times New Roman" w:cs="Times New Roman"/>
              <w:sz w:val="24"/>
              <w:szCs w:val="28"/>
              <w:lang w:val="en-US"/>
            </w:rPr>
            <w:t>So, let's say that if signature of the given virus is not present in the database of our antivirus so what will it do now, so here it uses cloud-based detection.</w:t>
          </w:r>
        </w:p>
        <w:p w14:paraId="299BA674" w14:textId="77777777" w:rsidR="00FE7B17" w:rsidRPr="000D5142" w:rsidRDefault="00FE7B17" w:rsidP="000947BB">
          <w:pPr>
            <w:numPr>
              <w:ilvl w:val="0"/>
              <w:numId w:val="15"/>
            </w:numPr>
            <w:spacing w:after="0"/>
            <w:jc w:val="both"/>
            <w:rPr>
              <w:rFonts w:ascii="Times New Roman" w:eastAsia="Segoe UI" w:hAnsi="Times New Roman" w:cs="Times New Roman"/>
              <w:szCs w:val="28"/>
              <w:lang w:val="en-US"/>
            </w:rPr>
          </w:pPr>
          <w:r w:rsidRPr="000D5142">
            <w:rPr>
              <w:rFonts w:ascii="Times New Roman" w:eastAsia="Segoe UI" w:hAnsi="Times New Roman" w:cs="Times New Roman"/>
              <w:szCs w:val="28"/>
              <w:lang w:val="en-US"/>
            </w:rPr>
            <w:t xml:space="preserve">Here what basically happens is that antivirus upload the signature </w:t>
          </w:r>
        </w:p>
        <w:p w14:paraId="2E614C52" w14:textId="77777777" w:rsidR="000D5142" w:rsidRDefault="00FE7B17" w:rsidP="000947BB">
          <w:pPr>
            <w:spacing w:after="0"/>
            <w:ind w:left="502"/>
            <w:jc w:val="both"/>
            <w:rPr>
              <w:rFonts w:ascii="Times New Roman" w:eastAsia="Segoe UI" w:hAnsi="Times New Roman" w:cs="Times New Roman"/>
              <w:sz w:val="24"/>
              <w:szCs w:val="28"/>
              <w:lang w:val="en-US"/>
            </w:rPr>
          </w:pPr>
          <w:r w:rsidRPr="000D5142">
            <w:rPr>
              <w:rFonts w:ascii="Times New Roman" w:eastAsia="Segoe UI" w:hAnsi="Times New Roman" w:cs="Times New Roman"/>
              <w:szCs w:val="28"/>
              <w:lang w:val="en-US"/>
            </w:rPr>
            <w:t>of newly found virus to its lab. where deep investigation of files is done by analyzing its signature</w:t>
          </w:r>
          <w:r w:rsidR="000D5142">
            <w:rPr>
              <w:rFonts w:ascii="Times New Roman" w:eastAsia="Segoe UI" w:hAnsi="Times New Roman" w:cs="Times New Roman"/>
              <w:szCs w:val="28"/>
              <w:lang w:val="en-US"/>
            </w:rPr>
            <w:t xml:space="preserve">      </w:t>
          </w:r>
          <w:r w:rsidRPr="000D5142">
            <w:rPr>
              <w:rFonts w:ascii="Times New Roman" w:eastAsia="Segoe UI" w:hAnsi="Times New Roman" w:cs="Times New Roman"/>
              <w:szCs w:val="28"/>
              <w:lang w:val="en-US"/>
            </w:rPr>
            <w:t>and if something is found malicious in the testing then antivirus adds its signature into its current database</w:t>
          </w:r>
          <w:r w:rsidRPr="00932AE7">
            <w:rPr>
              <w:rFonts w:ascii="Times New Roman" w:eastAsia="Segoe UI" w:hAnsi="Times New Roman" w:cs="Times New Roman"/>
              <w:sz w:val="24"/>
              <w:szCs w:val="28"/>
              <w:lang w:val="en-US"/>
            </w:rPr>
            <w:t xml:space="preserve">. </w:t>
          </w:r>
        </w:p>
        <w:bookmarkEnd w:id="3"/>
        <w:p w14:paraId="3CE8C0E7" w14:textId="292C2711" w:rsidR="005D784F" w:rsidRPr="00932AE7" w:rsidRDefault="000D5142" w:rsidP="000947BB">
          <w:pPr>
            <w:spacing w:after="0"/>
            <w:ind w:left="502"/>
            <w:jc w:val="both"/>
            <w:rPr>
              <w:rFonts w:ascii="Times New Roman" w:eastAsia="Segoe UI" w:hAnsi="Times New Roman" w:cs="Times New Roman"/>
              <w:sz w:val="24"/>
              <w:szCs w:val="28"/>
              <w:lang w:val="en-US"/>
            </w:rPr>
          </w:pPr>
          <w:r>
            <w:rPr>
              <w:rFonts w:ascii="Times New Roman" w:eastAsia="Segoe UI" w:hAnsi="Times New Roman" w:cs="Times New Roman"/>
              <w:sz w:val="24"/>
              <w:szCs w:val="28"/>
              <w:lang w:val="en-US"/>
            </w:rPr>
            <w:t xml:space="preserve">    </w:t>
          </w:r>
          <w:r w:rsidR="0080281E">
            <w:rPr>
              <w:rFonts w:ascii="Times New Roman" w:eastAsia="Segoe UI" w:hAnsi="Times New Roman" w:cs="Times New Roman"/>
              <w:sz w:val="24"/>
              <w:szCs w:val="28"/>
              <w:lang w:val="en-US"/>
            </w:rPr>
            <w:t xml:space="preserve"> </w:t>
          </w:r>
          <w:r w:rsidR="00FE7B17" w:rsidRPr="00932AE7">
            <w:rPr>
              <w:rFonts w:ascii="Times New Roman" w:eastAsia="Segoe UI" w:hAnsi="Times New Roman" w:cs="Times New Roman"/>
              <w:sz w:val="24"/>
              <w:szCs w:val="28"/>
              <w:lang w:val="en-US"/>
            </w:rPr>
            <w:t>In this project, we have chosen Signature-Based Detection, which can be done using Static analysis of malware.  Also, we will be going through the Dynamic analysis of the malware</w:t>
          </w:r>
          <w:r>
            <w:rPr>
              <w:rFonts w:ascii="Times New Roman" w:eastAsia="Segoe UI" w:hAnsi="Times New Roman" w:cs="Times New Roman"/>
              <w:sz w:val="24"/>
              <w:szCs w:val="28"/>
              <w:lang w:val="en-US"/>
            </w:rPr>
            <w:t xml:space="preserve"> for understanding </w:t>
          </w:r>
          <w:r w:rsidR="00281208">
            <w:rPr>
              <w:rFonts w:ascii="Times New Roman" w:eastAsia="Segoe UI" w:hAnsi="Times New Roman" w:cs="Times New Roman"/>
              <w:sz w:val="24"/>
              <w:szCs w:val="28"/>
              <w:lang w:val="en-US"/>
            </w:rPr>
            <w:t>the behavioural aspects of any kind of malware.</w:t>
          </w:r>
          <w:r w:rsidR="00FE7B17" w:rsidRPr="00932AE7">
            <w:rPr>
              <w:rFonts w:ascii="Times New Roman" w:eastAsia="Segoe UI" w:hAnsi="Times New Roman" w:cs="Times New Roman"/>
              <w:sz w:val="24"/>
              <w:szCs w:val="28"/>
              <w:lang w:val="en-US"/>
            </w:rPr>
            <w:br/>
          </w:r>
        </w:p>
        <w:p w14:paraId="6048D8A4" w14:textId="27B098F5" w:rsidR="00FE7B17" w:rsidRPr="00932AE7" w:rsidRDefault="661F2C36" w:rsidP="000947BB">
          <w:pPr>
            <w:spacing w:after="0"/>
            <w:jc w:val="both"/>
            <w:rPr>
              <w:rFonts w:ascii="Times New Roman" w:eastAsia="Segoe UI" w:hAnsi="Times New Roman" w:cs="Times New Roman"/>
              <w:sz w:val="24"/>
              <w:szCs w:val="28"/>
              <w:lang w:val="en-US"/>
            </w:rPr>
          </w:pPr>
          <w:r w:rsidRPr="00932AE7">
            <w:rPr>
              <w:rFonts w:ascii="Times New Roman" w:hAnsi="Times New Roman" w:cs="Times New Roman"/>
              <w:b/>
              <w:bCs/>
              <w:sz w:val="28"/>
              <w:szCs w:val="32"/>
            </w:rPr>
            <w:t>1.2 MOTIVATION FOR THE WORK</w:t>
          </w:r>
          <w:r w:rsidRPr="00932AE7">
            <w:rPr>
              <w:rFonts w:ascii="Times New Roman" w:eastAsia="Segoe UI" w:hAnsi="Times New Roman" w:cs="Times New Roman"/>
              <w:szCs w:val="24"/>
              <w:lang w:val="en-US"/>
            </w:rPr>
            <w:t xml:space="preserve">   </w:t>
          </w:r>
        </w:p>
        <w:p w14:paraId="65ABE3FE" w14:textId="77777777" w:rsidR="00FE7B17" w:rsidRPr="00932AE7" w:rsidRDefault="00FE7B17" w:rsidP="000947BB">
          <w:pPr>
            <w:jc w:val="both"/>
            <w:rPr>
              <w:sz w:val="14"/>
              <w:lang w:val="en-US"/>
            </w:rPr>
          </w:pPr>
          <w:r w:rsidRPr="00932AE7">
            <w:rPr>
              <w:sz w:val="20"/>
              <w:lang w:val="en-US"/>
            </w:rPr>
            <w:t xml:space="preserve">         </w:t>
          </w:r>
        </w:p>
        <w:p w14:paraId="0E566E01" w14:textId="23CC7531" w:rsidR="00FE7B17" w:rsidRPr="00932AE7" w:rsidRDefault="0080281E"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932AE7">
            <w:rPr>
              <w:rFonts w:ascii="Times New Roman" w:hAnsi="Times New Roman" w:cs="Times New Roman"/>
              <w:sz w:val="24"/>
              <w:szCs w:val="28"/>
            </w:rPr>
            <w:t xml:space="preserve">The motivation behind our project is </w:t>
          </w:r>
          <w:r w:rsidR="005E3C2E" w:rsidRPr="00932AE7">
            <w:rPr>
              <w:rFonts w:ascii="Times New Roman" w:hAnsi="Times New Roman" w:cs="Times New Roman"/>
              <w:sz w:val="24"/>
              <w:szCs w:val="28"/>
            </w:rPr>
            <w:t xml:space="preserve">history of the malware evolution, </w:t>
          </w:r>
          <w:r w:rsidR="005D784F" w:rsidRPr="00932AE7">
            <w:rPr>
              <w:rFonts w:ascii="Times New Roman" w:hAnsi="Times New Roman" w:cs="Times New Roman"/>
              <w:sz w:val="24"/>
              <w:szCs w:val="28"/>
            </w:rPr>
            <w:t>f</w:t>
          </w:r>
          <w:r w:rsidR="00E247C3" w:rsidRPr="00932AE7">
            <w:rPr>
              <w:rFonts w:ascii="Times New Roman" w:hAnsi="Times New Roman" w:cs="Times New Roman"/>
              <w:sz w:val="24"/>
              <w:szCs w:val="28"/>
            </w:rPr>
            <w:t xml:space="preserve">or as long as computers have been around, there has always been a problem with </w:t>
          </w:r>
          <w:r w:rsidR="00467596" w:rsidRPr="00932AE7">
            <w:rPr>
              <w:rFonts w:ascii="Times New Roman" w:hAnsi="Times New Roman" w:cs="Times New Roman"/>
              <w:sz w:val="24"/>
              <w:szCs w:val="28"/>
            </w:rPr>
            <w:t>malicious</w:t>
          </w:r>
          <w:r w:rsidR="00E247C3" w:rsidRPr="00932AE7">
            <w:rPr>
              <w:rFonts w:ascii="Times New Roman" w:hAnsi="Times New Roman" w:cs="Times New Roman"/>
              <w:sz w:val="24"/>
              <w:szCs w:val="28"/>
            </w:rPr>
            <w:t xml:space="preserve"> software called malware. Malware</w:t>
          </w:r>
          <w:r w:rsidR="00FE7B17" w:rsidRPr="00932AE7">
            <w:rPr>
              <w:rFonts w:ascii="Times New Roman" w:hAnsi="Times New Roman" w:cs="Times New Roman"/>
              <w:sz w:val="24"/>
              <w:szCs w:val="28"/>
            </w:rPr>
            <w:t xml:space="preserve"> can cause serious damage, including data deletion, financial loss, and disruption of critical systems</w:t>
          </w:r>
          <w:r w:rsidR="00467596" w:rsidRPr="00932AE7">
            <w:rPr>
              <w:rFonts w:ascii="Times New Roman" w:hAnsi="Times New Roman" w:cs="Times New Roman"/>
              <w:sz w:val="24"/>
              <w:szCs w:val="28"/>
            </w:rPr>
            <w:t xml:space="preserve">. To understand why we're doing this project, let's take a quick look at the history of malware. </w:t>
          </w:r>
          <w:r w:rsidR="00FE7B17" w:rsidRPr="00932AE7">
            <w:rPr>
              <w:rFonts w:ascii="Times New Roman" w:hAnsi="Times New Roman" w:cs="Times New Roman"/>
              <w:sz w:val="24"/>
              <w:szCs w:val="28"/>
            </w:rPr>
            <w:t xml:space="preserve"> </w:t>
          </w:r>
        </w:p>
        <w:p w14:paraId="24C6D0F7" w14:textId="77777777" w:rsidR="00FE7B17" w:rsidRPr="00932AE7" w:rsidRDefault="00FE7B17" w:rsidP="000947BB">
          <w:pPr>
            <w:jc w:val="both"/>
            <w:rPr>
              <w:rFonts w:ascii="Times New Roman" w:hAnsi="Times New Roman" w:cs="Times New Roman"/>
              <w:sz w:val="18"/>
              <w:szCs w:val="28"/>
            </w:rPr>
          </w:pPr>
        </w:p>
        <w:p w14:paraId="7242D5D9" w14:textId="77777777" w:rsidR="00291E5F" w:rsidRPr="00932AE7" w:rsidRDefault="00291E5F" w:rsidP="000947BB">
          <w:pPr>
            <w:jc w:val="both"/>
            <w:rPr>
              <w:rFonts w:ascii="Times New Roman" w:eastAsiaTheme="majorEastAsia" w:hAnsi="Times New Roman" w:cs="Times New Roman"/>
              <w:b/>
              <w:bCs/>
              <w:sz w:val="28"/>
              <w:szCs w:val="32"/>
            </w:rPr>
          </w:pPr>
          <w:r w:rsidRPr="00932AE7">
            <w:rPr>
              <w:rFonts w:ascii="Times New Roman" w:eastAsiaTheme="majorEastAsia" w:hAnsi="Times New Roman" w:cs="Times New Roman"/>
              <w:b/>
              <w:bCs/>
              <w:sz w:val="28"/>
              <w:szCs w:val="32"/>
            </w:rPr>
            <w:t>A Glimpse into Malware's Past</w:t>
          </w:r>
        </w:p>
        <w:p w14:paraId="489510F5" w14:textId="569CBC40" w:rsidR="007B5546" w:rsidRDefault="0080281E"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291E5F" w:rsidRPr="00932AE7">
            <w:rPr>
              <w:rFonts w:ascii="Times New Roman" w:hAnsi="Times New Roman" w:cs="Times New Roman"/>
              <w:sz w:val="24"/>
              <w:szCs w:val="28"/>
            </w:rPr>
            <w:t>One of the earliest recorded viruses</w:t>
          </w:r>
          <w:r w:rsidR="00082529" w:rsidRPr="00932AE7">
            <w:rPr>
              <w:rFonts w:ascii="Times New Roman" w:hAnsi="Times New Roman" w:cs="Times New Roman"/>
              <w:sz w:val="24"/>
              <w:szCs w:val="28"/>
            </w:rPr>
            <w:t xml:space="preserve"> in the year 1971</w:t>
          </w:r>
          <w:r w:rsidR="00291E5F" w:rsidRPr="00932AE7">
            <w:rPr>
              <w:rFonts w:ascii="Times New Roman" w:hAnsi="Times New Roman" w:cs="Times New Roman"/>
              <w:sz w:val="24"/>
              <w:szCs w:val="28"/>
            </w:rPr>
            <w:t>, the "Creeper," simply displayed a message on infected computers: "I'm the creeper, catch me if you can!"</w:t>
          </w:r>
          <w:r w:rsidR="00FC448F">
            <w:rPr>
              <w:rFonts w:ascii="Times New Roman" w:hAnsi="Times New Roman" w:cs="Times New Roman"/>
              <w:sz w:val="24"/>
              <w:szCs w:val="28"/>
            </w:rPr>
            <w:t>.</w:t>
          </w:r>
          <w:r>
            <w:rPr>
              <w:rFonts w:ascii="Times New Roman" w:hAnsi="Times New Roman" w:cs="Times New Roman"/>
              <w:sz w:val="24"/>
              <w:szCs w:val="28"/>
            </w:rPr>
            <w:t xml:space="preserve"> </w:t>
          </w:r>
          <w:r w:rsidR="00291E5F" w:rsidRPr="00932AE7">
            <w:rPr>
              <w:rFonts w:ascii="Times New Roman" w:hAnsi="Times New Roman" w:cs="Times New Roman"/>
              <w:sz w:val="24"/>
              <w:szCs w:val="28"/>
            </w:rPr>
            <w:t>However, as the internet and computer networks expanded, so did the capabilities and motives of those who sought to exploit vulnerabilities in computer systems.</w:t>
          </w:r>
          <w:r w:rsidR="00426750">
            <w:rPr>
              <w:rFonts w:ascii="Times New Roman" w:hAnsi="Times New Roman" w:cs="Times New Roman"/>
              <w:sz w:val="24"/>
              <w:szCs w:val="28"/>
            </w:rPr>
            <w:t xml:space="preserve"> No doubt, there is a huge evolution in the malware from displaying a message on infected computers to data breaches, ransom/money matters, disruption of the systems, etc</w:t>
          </w:r>
          <w:r w:rsidR="007B5546">
            <w:rPr>
              <w:rFonts w:ascii="Times New Roman" w:hAnsi="Times New Roman" w:cs="Times New Roman"/>
              <w:sz w:val="24"/>
              <w:szCs w:val="28"/>
            </w:rPr>
            <w:t>.</w:t>
          </w:r>
        </w:p>
        <w:p w14:paraId="73D3D049" w14:textId="3A0F6D88" w:rsidR="0060000F" w:rsidRPr="004E2093" w:rsidRDefault="00CB268D" w:rsidP="000947BB">
          <w:pPr>
            <w:jc w:val="both"/>
            <w:rPr>
              <w:rFonts w:ascii="Times New Roman" w:hAnsi="Times New Roman" w:cs="Times New Roman"/>
              <w:sz w:val="24"/>
              <w:szCs w:val="28"/>
            </w:rPr>
          </w:pPr>
          <w:r>
            <w:rPr>
              <w:rFonts w:ascii="Times New Roman" w:hAnsi="Times New Roman" w:cs="Times New Roman"/>
              <w:sz w:val="24"/>
              <w:szCs w:val="28"/>
            </w:rPr>
            <w:lastRenderedPageBreak/>
            <w:t xml:space="preserve">     </w:t>
          </w:r>
          <w:r w:rsidR="007B5546" w:rsidRPr="007B5546">
            <w:rPr>
              <w:rFonts w:ascii="Times New Roman" w:hAnsi="Times New Roman" w:cs="Times New Roman"/>
              <w:sz w:val="24"/>
              <w:szCs w:val="28"/>
            </w:rPr>
            <w:t xml:space="preserve">For example, the annual </w:t>
          </w:r>
          <w:bookmarkStart w:id="4" w:name="_Hlk147999055"/>
          <w:r w:rsidR="007B5546" w:rsidRPr="007B5546">
            <w:rPr>
              <w:rFonts w:ascii="Times New Roman" w:hAnsi="Times New Roman" w:cs="Times New Roman"/>
              <w:sz w:val="24"/>
              <w:szCs w:val="28"/>
            </w:rPr>
            <w:t xml:space="preserve">Internet Organised Crime Threat Assessment </w:t>
          </w:r>
          <w:bookmarkEnd w:id="4"/>
          <w:r w:rsidR="007B5546" w:rsidRPr="007B5546">
            <w:rPr>
              <w:rFonts w:ascii="Times New Roman" w:hAnsi="Times New Roman" w:cs="Times New Roman"/>
              <w:sz w:val="24"/>
              <w:szCs w:val="28"/>
            </w:rPr>
            <w:t>(</w:t>
          </w:r>
          <w:bookmarkStart w:id="5" w:name="_Hlk147999026"/>
          <w:r w:rsidR="007B5546" w:rsidRPr="007B5546">
            <w:rPr>
              <w:rFonts w:ascii="Times New Roman" w:hAnsi="Times New Roman" w:cs="Times New Roman"/>
              <w:sz w:val="24"/>
              <w:szCs w:val="28"/>
            </w:rPr>
            <w:t>IOCTA</w:t>
          </w:r>
          <w:bookmarkEnd w:id="5"/>
          <w:r w:rsidR="007B5546" w:rsidRPr="007B5546">
            <w:rPr>
              <w:rFonts w:ascii="Times New Roman" w:hAnsi="Times New Roman" w:cs="Times New Roman"/>
              <w:sz w:val="24"/>
              <w:szCs w:val="28"/>
            </w:rPr>
            <w:t>) report indicates that </w:t>
          </w:r>
          <w:r w:rsidR="007B5546" w:rsidRPr="00167B38">
            <w:rPr>
              <w:rFonts w:ascii="Times New Roman" w:hAnsi="Times New Roman" w:cs="Times New Roman"/>
              <w:iCs/>
              <w:sz w:val="24"/>
              <w:szCs w:val="28"/>
            </w:rPr>
            <w:t>ransomware</w:t>
          </w:r>
          <w:r w:rsidR="007B5546" w:rsidRPr="007B5546">
            <w:rPr>
              <w:rFonts w:ascii="Times New Roman" w:hAnsi="Times New Roman" w:cs="Times New Roman"/>
              <w:sz w:val="24"/>
              <w:szCs w:val="28"/>
            </w:rPr>
            <w:t> is the top threat for several years in a row. Similar considerations are expected for other emerging attacks like </w:t>
          </w:r>
          <w:r w:rsidR="007B5546" w:rsidRPr="00167B38">
            <w:rPr>
              <w:rFonts w:ascii="Times New Roman" w:hAnsi="Times New Roman" w:cs="Times New Roman"/>
              <w:iCs/>
              <w:sz w:val="24"/>
              <w:szCs w:val="28"/>
            </w:rPr>
            <w:t>cryptojacking</w:t>
          </w:r>
          <w:r w:rsidR="007B5546" w:rsidRPr="00167B38">
            <w:rPr>
              <w:rFonts w:ascii="Times New Roman" w:hAnsi="Times New Roman" w:cs="Times New Roman"/>
              <w:sz w:val="24"/>
              <w:szCs w:val="28"/>
            </w:rPr>
            <w:t>, </w:t>
          </w:r>
          <w:r w:rsidR="007B5546" w:rsidRPr="00167B38">
            <w:rPr>
              <w:rFonts w:ascii="Times New Roman" w:hAnsi="Times New Roman" w:cs="Times New Roman"/>
              <w:iCs/>
              <w:sz w:val="24"/>
              <w:szCs w:val="28"/>
            </w:rPr>
            <w:t>Advanced Persistent Threats</w:t>
          </w:r>
          <w:r w:rsidR="007B5546" w:rsidRPr="00167B38">
            <w:rPr>
              <w:rFonts w:ascii="Times New Roman" w:hAnsi="Times New Roman" w:cs="Times New Roman"/>
              <w:sz w:val="24"/>
              <w:szCs w:val="28"/>
            </w:rPr>
            <w:t> (APTs) and </w:t>
          </w:r>
          <w:r w:rsidR="007B5546" w:rsidRPr="00167B38">
            <w:rPr>
              <w:rFonts w:ascii="Times New Roman" w:hAnsi="Times New Roman" w:cs="Times New Roman"/>
              <w:iCs/>
              <w:sz w:val="24"/>
              <w:szCs w:val="28"/>
            </w:rPr>
            <w:t>stegomalware</w:t>
          </w:r>
          <w:r w:rsidR="007B5546" w:rsidRPr="007B5546">
            <w:rPr>
              <w:rFonts w:ascii="Times New Roman" w:hAnsi="Times New Roman" w:cs="Times New Roman"/>
              <w:sz w:val="24"/>
              <w:szCs w:val="28"/>
            </w:rPr>
            <w:t>. Unfortunately, malware also rapidly adapts to new devices and environments. Recent studies presented by McAfee</w:t>
          </w:r>
          <w:r>
            <w:rPr>
              <w:rFonts w:ascii="Times New Roman" w:hAnsi="Times New Roman" w:cs="Times New Roman"/>
              <w:sz w:val="24"/>
              <w:szCs w:val="28"/>
            </w:rPr>
            <w:t xml:space="preserve">, </w:t>
          </w:r>
          <w:r w:rsidR="007B5546" w:rsidRPr="007B5546">
            <w:rPr>
              <w:rFonts w:ascii="Times New Roman" w:hAnsi="Times New Roman" w:cs="Times New Roman"/>
              <w:sz w:val="24"/>
              <w:szCs w:val="28"/>
            </w:rPr>
            <w:t>show that mobile malware is on the rise with an increasing number of backdoors, fake applications, and banking Trojans. Nevertheless, malicious software is progressively endowed with various obfuscation and information hiding techniques to stay under the radar and to remain undetected for as long as possible.</w:t>
          </w:r>
        </w:p>
        <w:p w14:paraId="7050DEE7" w14:textId="59EE010D" w:rsidR="00604E29" w:rsidRDefault="004E2093" w:rsidP="000947BB">
          <w:pPr>
            <w:jc w:val="center"/>
            <w:rPr>
              <w:rFonts w:ascii="Times New Roman" w:hAnsi="Times New Roman" w:cs="Times New Roman"/>
              <w:b/>
              <w:sz w:val="24"/>
              <w:szCs w:val="28"/>
            </w:rPr>
          </w:pPr>
          <w:r w:rsidRPr="00932AE7">
            <w:rPr>
              <w:rFonts w:ascii="Times New Roman" w:hAnsi="Times New Roman" w:cs="Times New Roman"/>
              <w:b/>
              <w:noProof/>
              <w:sz w:val="24"/>
              <w:szCs w:val="28"/>
            </w:rPr>
            <w:drawing>
              <wp:inline distT="0" distB="0" distL="0" distR="0" wp14:anchorId="1AAB2C1D" wp14:editId="2DCC1223">
                <wp:extent cx="5731510" cy="1517578"/>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40940" b="31446"/>
                        <a:stretch/>
                      </pic:blipFill>
                      <pic:spPr bwMode="auto">
                        <a:xfrm>
                          <a:off x="0" y="0"/>
                          <a:ext cx="5731510" cy="1517578"/>
                        </a:xfrm>
                        <a:prstGeom prst="rect">
                          <a:avLst/>
                        </a:prstGeom>
                        <a:noFill/>
                        <a:ln>
                          <a:noFill/>
                        </a:ln>
                        <a:extLst>
                          <a:ext uri="{53640926-AAD7-44D8-BBD7-CCE9431645EC}">
                            <a14:shadowObscured xmlns:a14="http://schemas.microsoft.com/office/drawing/2010/main"/>
                          </a:ext>
                        </a:extLst>
                      </pic:spPr>
                    </pic:pic>
                  </a:graphicData>
                </a:graphic>
              </wp:inline>
            </w:drawing>
          </w:r>
        </w:p>
        <w:p w14:paraId="6488402D" w14:textId="7640F0A9" w:rsidR="0060000F" w:rsidRPr="00604E29" w:rsidRDefault="0060000F" w:rsidP="000947BB">
          <w:pPr>
            <w:jc w:val="center"/>
            <w:rPr>
              <w:rFonts w:ascii="Times New Roman" w:hAnsi="Times New Roman" w:cs="Times New Roman"/>
              <w:b/>
              <w:sz w:val="24"/>
              <w:szCs w:val="28"/>
            </w:rPr>
          </w:pPr>
          <w:r w:rsidRPr="00932AE7">
            <w:rPr>
              <w:rFonts w:ascii="Times New Roman" w:hAnsi="Times New Roman" w:cs="Times New Roman"/>
              <w:b/>
              <w:sz w:val="24"/>
              <w:szCs w:val="28"/>
            </w:rPr>
            <w:t xml:space="preserve">FIGURE 1.1: </w:t>
          </w:r>
          <w:r w:rsidRPr="00932AE7">
            <w:rPr>
              <w:rFonts w:ascii="Times New Roman" w:hAnsi="Times New Roman" w:cs="Times New Roman"/>
              <w:sz w:val="24"/>
              <w:szCs w:val="28"/>
            </w:rPr>
            <w:t>Evolution of Malware (1971-2017)</w:t>
          </w:r>
        </w:p>
        <w:p w14:paraId="121309B4" w14:textId="77777777" w:rsidR="00932AE7" w:rsidRPr="00932AE7" w:rsidRDefault="00932AE7" w:rsidP="000947BB">
          <w:pPr>
            <w:rPr>
              <w:rFonts w:ascii="Times New Roman" w:hAnsi="Times New Roman" w:cs="Times New Roman"/>
              <w:sz w:val="32"/>
              <w:szCs w:val="28"/>
            </w:rPr>
          </w:pPr>
        </w:p>
        <w:p w14:paraId="662E144D" w14:textId="3C6E55DD" w:rsidR="00FE7B17" w:rsidRPr="00932AE7" w:rsidRDefault="00932AE7" w:rsidP="000947BB">
          <w:pPr>
            <w:pStyle w:val="Heading1"/>
            <w:jc w:val="both"/>
            <w:rPr>
              <w:rFonts w:ascii="Times New Roman" w:eastAsia="Times New Roman" w:hAnsi="Times New Roman" w:cs="Times New Roman"/>
              <w:b/>
              <w:color w:val="auto"/>
              <w:sz w:val="28"/>
              <w:szCs w:val="28"/>
            </w:rPr>
          </w:pPr>
          <w:r w:rsidRPr="00932AE7">
            <w:rPr>
              <w:rFonts w:ascii="Times New Roman" w:eastAsia="Times New Roman" w:hAnsi="Times New Roman" w:cs="Times New Roman"/>
              <w:b/>
              <w:color w:val="auto"/>
              <w:sz w:val="28"/>
              <w:szCs w:val="28"/>
            </w:rPr>
            <w:t>1.3</w:t>
          </w:r>
          <w:r>
            <w:rPr>
              <w:rFonts w:ascii="Times New Roman" w:eastAsia="Times New Roman" w:hAnsi="Times New Roman" w:cs="Times New Roman"/>
              <w:b/>
              <w:color w:val="auto"/>
              <w:sz w:val="28"/>
              <w:szCs w:val="28"/>
            </w:rPr>
            <w:t xml:space="preserve"> </w:t>
          </w:r>
          <w:r w:rsidRPr="00932AE7">
            <w:rPr>
              <w:rFonts w:ascii="Times New Roman" w:eastAsia="Times New Roman" w:hAnsi="Times New Roman" w:cs="Times New Roman"/>
              <w:b/>
              <w:color w:val="auto"/>
              <w:sz w:val="28"/>
              <w:szCs w:val="28"/>
            </w:rPr>
            <w:t>ABOUT</w:t>
          </w:r>
          <w:r w:rsidR="00FE7B17" w:rsidRPr="00932AE7">
            <w:rPr>
              <w:rFonts w:ascii="Times New Roman" w:eastAsia="Times New Roman" w:hAnsi="Times New Roman" w:cs="Times New Roman"/>
              <w:b/>
              <w:color w:val="auto"/>
              <w:sz w:val="28"/>
              <w:szCs w:val="28"/>
            </w:rPr>
            <w:t xml:space="preserve"> INTRODUCTION TO THE PROJECT</w:t>
          </w:r>
        </w:p>
        <w:p w14:paraId="10CDA887" w14:textId="77777777" w:rsidR="00FE7B17" w:rsidRPr="00932AE7" w:rsidRDefault="00FE7B17" w:rsidP="000947BB">
          <w:pPr>
            <w:rPr>
              <w:sz w:val="20"/>
            </w:rPr>
          </w:pPr>
        </w:p>
        <w:p w14:paraId="2ED91468" w14:textId="068EAFCD" w:rsidR="00082529" w:rsidRPr="00932AE7" w:rsidRDefault="00082529" w:rsidP="000947BB">
          <w:pPr>
            <w:ind w:firstLine="360"/>
            <w:jc w:val="both"/>
            <w:rPr>
              <w:rFonts w:ascii="Times New Roman" w:hAnsi="Times New Roman" w:cs="Times New Roman"/>
              <w:sz w:val="24"/>
            </w:rPr>
          </w:pPr>
          <w:r w:rsidRPr="00932AE7">
            <w:rPr>
              <w:rFonts w:ascii="Times New Roman" w:hAnsi="Times New Roman" w:cs="Times New Roman"/>
              <w:sz w:val="24"/>
            </w:rPr>
            <w:t xml:space="preserve">Our project's </w:t>
          </w:r>
          <w:r w:rsidR="00017CBA" w:rsidRPr="00932AE7">
            <w:rPr>
              <w:rFonts w:ascii="Times New Roman" w:hAnsi="Times New Roman" w:cs="Times New Roman"/>
              <w:sz w:val="24"/>
            </w:rPr>
            <w:t xml:space="preserve">aim is to perform an analysis on the malware, which is signature based using static and dynamic analysis. In short, our </w:t>
          </w:r>
          <w:r w:rsidRPr="00932AE7">
            <w:rPr>
              <w:rFonts w:ascii="Times New Roman" w:hAnsi="Times New Roman" w:cs="Times New Roman"/>
              <w:sz w:val="24"/>
            </w:rPr>
            <w:t xml:space="preserve">main goal is to study a particular piece of harmful software called malware. We </w:t>
          </w:r>
          <w:r w:rsidR="008F30B7" w:rsidRPr="00932AE7">
            <w:rPr>
              <w:rFonts w:ascii="Times New Roman" w:hAnsi="Times New Roman" w:cs="Times New Roman"/>
              <w:sz w:val="24"/>
            </w:rPr>
            <w:t>aim</w:t>
          </w:r>
          <w:r w:rsidRPr="00932AE7">
            <w:rPr>
              <w:rFonts w:ascii="Times New Roman" w:hAnsi="Times New Roman" w:cs="Times New Roman"/>
              <w:sz w:val="24"/>
            </w:rPr>
            <w:t xml:space="preserve"> to:</w:t>
          </w:r>
        </w:p>
        <w:p w14:paraId="58F09965" w14:textId="77777777" w:rsidR="00082529" w:rsidRPr="00932AE7" w:rsidRDefault="00082529" w:rsidP="000947BB">
          <w:pPr>
            <w:numPr>
              <w:ilvl w:val="0"/>
              <w:numId w:val="29"/>
            </w:numPr>
            <w:rPr>
              <w:rFonts w:ascii="Times New Roman" w:hAnsi="Times New Roman" w:cs="Times New Roman"/>
              <w:sz w:val="24"/>
            </w:rPr>
          </w:pPr>
          <w:r w:rsidRPr="00932AE7">
            <w:rPr>
              <w:rFonts w:ascii="Times New Roman" w:hAnsi="Times New Roman" w:cs="Times New Roman"/>
              <w:b/>
              <w:bCs/>
              <w:sz w:val="24"/>
            </w:rPr>
            <w:t>Understand How It Works</w:t>
          </w:r>
          <w:r w:rsidRPr="00932AE7">
            <w:rPr>
              <w:rFonts w:ascii="Times New Roman" w:hAnsi="Times New Roman" w:cs="Times New Roman"/>
              <w:sz w:val="24"/>
            </w:rPr>
            <w:t>: Figure out what this malware does and how it can harm our computers.</w:t>
          </w:r>
        </w:p>
        <w:p w14:paraId="213999B3" w14:textId="77777777" w:rsidR="00082529" w:rsidRPr="00932AE7" w:rsidRDefault="00082529" w:rsidP="000947BB">
          <w:pPr>
            <w:numPr>
              <w:ilvl w:val="0"/>
              <w:numId w:val="29"/>
            </w:numPr>
            <w:rPr>
              <w:rFonts w:ascii="Times New Roman" w:hAnsi="Times New Roman" w:cs="Times New Roman"/>
              <w:sz w:val="24"/>
            </w:rPr>
          </w:pPr>
          <w:r w:rsidRPr="00932AE7">
            <w:rPr>
              <w:rFonts w:ascii="Times New Roman" w:hAnsi="Times New Roman" w:cs="Times New Roman"/>
              <w:b/>
              <w:bCs/>
              <w:sz w:val="24"/>
            </w:rPr>
            <w:t>Identify Its Threat Level</w:t>
          </w:r>
          <w:r w:rsidRPr="00932AE7">
            <w:rPr>
              <w:rFonts w:ascii="Times New Roman" w:hAnsi="Times New Roman" w:cs="Times New Roman"/>
              <w:sz w:val="24"/>
            </w:rPr>
            <w:t>: Determine how dangerous it is and what kind of damage it can cause.</w:t>
          </w:r>
        </w:p>
        <w:p w14:paraId="39CA31FB" w14:textId="77777777" w:rsidR="00082529" w:rsidRPr="00932AE7" w:rsidRDefault="00082529" w:rsidP="000947BB">
          <w:pPr>
            <w:numPr>
              <w:ilvl w:val="0"/>
              <w:numId w:val="29"/>
            </w:numPr>
            <w:rPr>
              <w:rFonts w:ascii="Times New Roman" w:hAnsi="Times New Roman" w:cs="Times New Roman"/>
              <w:sz w:val="24"/>
            </w:rPr>
          </w:pPr>
          <w:r w:rsidRPr="00932AE7">
            <w:rPr>
              <w:rFonts w:ascii="Times New Roman" w:hAnsi="Times New Roman" w:cs="Times New Roman"/>
              <w:b/>
              <w:bCs/>
              <w:sz w:val="24"/>
            </w:rPr>
            <w:t>Collect Important Information</w:t>
          </w:r>
          <w:r w:rsidRPr="00932AE7">
            <w:rPr>
              <w:rFonts w:ascii="Times New Roman" w:hAnsi="Times New Roman" w:cs="Times New Roman"/>
              <w:sz w:val="24"/>
            </w:rPr>
            <w:t>: Gather data that can help us and others detect and defend against similar threats in the future.</w:t>
          </w:r>
        </w:p>
        <w:p w14:paraId="6A60156A" w14:textId="7A172103" w:rsidR="00082529" w:rsidRPr="00187D30" w:rsidRDefault="00082529" w:rsidP="00187D30">
          <w:pPr>
            <w:numPr>
              <w:ilvl w:val="0"/>
              <w:numId w:val="29"/>
            </w:numPr>
            <w:rPr>
              <w:rFonts w:ascii="Times New Roman" w:hAnsi="Times New Roman" w:cs="Times New Roman"/>
              <w:sz w:val="24"/>
            </w:rPr>
          </w:pPr>
          <w:r w:rsidRPr="00932AE7">
            <w:rPr>
              <w:rFonts w:ascii="Times New Roman" w:hAnsi="Times New Roman" w:cs="Times New Roman"/>
              <w:b/>
              <w:bCs/>
              <w:sz w:val="24"/>
            </w:rPr>
            <w:t>Share Knowledge</w:t>
          </w:r>
          <w:r w:rsidRPr="00932AE7">
            <w:rPr>
              <w:rFonts w:ascii="Times New Roman" w:hAnsi="Times New Roman" w:cs="Times New Roman"/>
              <w:sz w:val="24"/>
            </w:rPr>
            <w:t>: Share what we learn with others to make the digital world safer for everyone.</w:t>
          </w:r>
        </w:p>
        <w:p w14:paraId="71F914A3" w14:textId="5756001E" w:rsidR="00FE7B17" w:rsidRPr="00932AE7" w:rsidRDefault="00932AE7" w:rsidP="000947BB">
          <w:pPr>
            <w:rPr>
              <w:rFonts w:ascii="Times New Roman" w:hAnsi="Times New Roman" w:cs="Times New Roman"/>
              <w:b/>
              <w:sz w:val="28"/>
              <w:lang w:val="en"/>
            </w:rPr>
          </w:pPr>
          <w:r w:rsidRPr="00932AE7">
            <w:rPr>
              <w:rFonts w:ascii="Times New Roman" w:hAnsi="Times New Roman" w:cs="Times New Roman"/>
              <w:b/>
              <w:sz w:val="28"/>
              <w:lang w:val="en"/>
            </w:rPr>
            <w:lastRenderedPageBreak/>
            <w:t>1.4</w:t>
          </w:r>
          <w:r>
            <w:rPr>
              <w:rFonts w:ascii="Times New Roman" w:hAnsi="Times New Roman" w:cs="Times New Roman"/>
              <w:b/>
              <w:sz w:val="28"/>
              <w:lang w:val="en"/>
            </w:rPr>
            <w:t xml:space="preserve"> </w:t>
          </w:r>
          <w:r w:rsidRPr="00932AE7">
            <w:rPr>
              <w:rFonts w:ascii="Times New Roman" w:hAnsi="Times New Roman" w:cs="Times New Roman"/>
              <w:b/>
              <w:sz w:val="28"/>
              <w:lang w:val="en"/>
            </w:rPr>
            <w:t>PROBLEM</w:t>
          </w:r>
          <w:r w:rsidR="00FE7B17" w:rsidRPr="00932AE7">
            <w:rPr>
              <w:rFonts w:ascii="Times New Roman" w:hAnsi="Times New Roman" w:cs="Times New Roman"/>
              <w:b/>
              <w:sz w:val="28"/>
              <w:lang w:val="en"/>
            </w:rPr>
            <w:t xml:space="preserve"> STATEMENT</w:t>
          </w:r>
        </w:p>
        <w:p w14:paraId="7B99AF51" w14:textId="77777777" w:rsidR="00FE7B17" w:rsidRPr="00932AE7" w:rsidRDefault="00FE7B17" w:rsidP="000947BB">
          <w:pPr>
            <w:rPr>
              <w:rFonts w:ascii="Times New Roman" w:hAnsi="Times New Roman" w:cs="Times New Roman"/>
              <w:b/>
              <w:sz w:val="4"/>
              <w:lang w:val="en"/>
            </w:rPr>
          </w:pPr>
        </w:p>
        <w:p w14:paraId="1FBFB8B9" w14:textId="76A30C0B" w:rsidR="00017CBA" w:rsidRPr="00932AE7" w:rsidRDefault="0080281E" w:rsidP="000947BB">
          <w:pPr>
            <w:jc w:val="both"/>
            <w:rPr>
              <w:rFonts w:ascii="Times New Roman" w:hAnsi="Times New Roman" w:cs="Times New Roman"/>
              <w:sz w:val="24"/>
            </w:rPr>
          </w:pPr>
          <w:r>
            <w:rPr>
              <w:rFonts w:ascii="Times New Roman" w:hAnsi="Times New Roman" w:cs="Times New Roman"/>
              <w:sz w:val="24"/>
            </w:rPr>
            <w:t xml:space="preserve">     </w:t>
          </w:r>
          <w:r w:rsidR="00017CBA" w:rsidRPr="00932AE7">
            <w:rPr>
              <w:rFonts w:ascii="Times New Roman" w:hAnsi="Times New Roman" w:cs="Times New Roman"/>
              <w:sz w:val="24"/>
            </w:rPr>
            <w:t>The problem</w:t>
          </w:r>
          <w:r w:rsidR="00C120FE" w:rsidRPr="00932AE7">
            <w:rPr>
              <w:rFonts w:ascii="Times New Roman" w:hAnsi="Times New Roman" w:cs="Times New Roman"/>
              <w:sz w:val="24"/>
            </w:rPr>
            <w:t>s</w:t>
          </w:r>
          <w:r w:rsidR="00017CBA" w:rsidRPr="00932AE7">
            <w:rPr>
              <w:rFonts w:ascii="Times New Roman" w:hAnsi="Times New Roman" w:cs="Times New Roman"/>
              <w:sz w:val="24"/>
            </w:rPr>
            <w:t xml:space="preserve"> we</w:t>
          </w:r>
          <w:r w:rsidR="00C120FE" w:rsidRPr="00932AE7">
            <w:rPr>
              <w:rFonts w:ascii="Times New Roman" w:hAnsi="Times New Roman" w:cs="Times New Roman"/>
              <w:sz w:val="24"/>
            </w:rPr>
            <w:t xml:space="preserve"> all are facing</w:t>
          </w:r>
          <w:r w:rsidR="00017CBA" w:rsidRPr="00932AE7">
            <w:rPr>
              <w:rFonts w:ascii="Times New Roman" w:hAnsi="Times New Roman" w:cs="Times New Roman"/>
              <w:sz w:val="24"/>
            </w:rPr>
            <w:t xml:space="preserve"> is the ongoing threat of harmful software, known as malware, that can harm our computers and networks.</w:t>
          </w:r>
          <w:r w:rsidR="00CB268D">
            <w:rPr>
              <w:rFonts w:ascii="Times New Roman" w:hAnsi="Times New Roman" w:cs="Times New Roman"/>
              <w:sz w:val="24"/>
            </w:rPr>
            <w:t xml:space="preserve"> According to this survey </w:t>
          </w:r>
          <w:hyperlink w:anchor="ref1" w:history="1">
            <w:r w:rsidR="00CB268D" w:rsidRPr="006C45B9">
              <w:rPr>
                <w:rStyle w:val="Hyperlink"/>
                <w:rFonts w:ascii="Times New Roman" w:hAnsi="Times New Roman" w:cs="Times New Roman"/>
                <w:sz w:val="24"/>
              </w:rPr>
              <w:t>[</w:t>
            </w:r>
            <w:r w:rsidR="006C45B9" w:rsidRPr="006C45B9">
              <w:rPr>
                <w:rStyle w:val="Hyperlink"/>
                <w:rFonts w:ascii="Times New Roman" w:hAnsi="Times New Roman" w:cs="Times New Roman"/>
                <w:sz w:val="24"/>
              </w:rPr>
              <w:t>1</w:t>
            </w:r>
            <w:r w:rsidR="00CB268D" w:rsidRPr="006C45B9">
              <w:rPr>
                <w:rStyle w:val="Hyperlink"/>
                <w:rFonts w:ascii="Times New Roman" w:hAnsi="Times New Roman" w:cs="Times New Roman"/>
                <w:sz w:val="24"/>
              </w:rPr>
              <w:t>],</w:t>
            </w:r>
          </w:hyperlink>
          <w:r w:rsidR="00CB268D">
            <w:rPr>
              <w:rFonts w:ascii="Times New Roman" w:hAnsi="Times New Roman" w:cs="Times New Roman"/>
              <w:sz w:val="24"/>
            </w:rPr>
            <w:t xml:space="preserve"> malwares evolution has been very significant and has become a huge threat for our digital environment, </w:t>
          </w:r>
          <w:r w:rsidR="006C45B9">
            <w:rPr>
              <w:rFonts w:ascii="Times New Roman" w:hAnsi="Times New Roman" w:cs="Times New Roman"/>
              <w:sz w:val="24"/>
            </w:rPr>
            <w:t>varieties, obfuscated and polymorphic malwares are able to hide themselves from the traditional detection techniques.</w:t>
          </w:r>
        </w:p>
        <w:p w14:paraId="67E9F420" w14:textId="67F5D91B" w:rsidR="00017CBA" w:rsidRPr="00932AE7" w:rsidRDefault="00C120FE" w:rsidP="000947BB">
          <w:pPr>
            <w:rPr>
              <w:rFonts w:ascii="Times New Roman" w:hAnsi="Times New Roman" w:cs="Times New Roman"/>
              <w:sz w:val="24"/>
            </w:rPr>
          </w:pPr>
          <w:r w:rsidRPr="00932AE7">
            <w:rPr>
              <w:rFonts w:ascii="Times New Roman" w:hAnsi="Times New Roman" w:cs="Times New Roman"/>
              <w:sz w:val="24"/>
            </w:rPr>
            <w:t>Generally, the p</w:t>
          </w:r>
          <w:r w:rsidR="00017CBA" w:rsidRPr="00932AE7">
            <w:rPr>
              <w:rFonts w:ascii="Times New Roman" w:hAnsi="Times New Roman" w:cs="Times New Roman"/>
              <w:sz w:val="24"/>
            </w:rPr>
            <w:t>roblems faced</w:t>
          </w:r>
          <w:r w:rsidRPr="00932AE7">
            <w:rPr>
              <w:rFonts w:ascii="Times New Roman" w:hAnsi="Times New Roman" w:cs="Times New Roman"/>
              <w:sz w:val="24"/>
            </w:rPr>
            <w:t xml:space="preserve"> are</w:t>
          </w:r>
          <w:r w:rsidR="00017CBA" w:rsidRPr="00932AE7">
            <w:rPr>
              <w:rFonts w:ascii="Times New Roman" w:hAnsi="Times New Roman" w:cs="Times New Roman"/>
              <w:sz w:val="24"/>
            </w:rPr>
            <w:t>:</w:t>
          </w:r>
        </w:p>
        <w:p w14:paraId="191E5013" w14:textId="47D48EF5" w:rsidR="00017CBA" w:rsidRPr="00932AE7" w:rsidRDefault="00017CBA" w:rsidP="000947BB">
          <w:pPr>
            <w:numPr>
              <w:ilvl w:val="0"/>
              <w:numId w:val="30"/>
            </w:numPr>
            <w:rPr>
              <w:rFonts w:ascii="Times New Roman" w:hAnsi="Times New Roman" w:cs="Times New Roman"/>
              <w:sz w:val="24"/>
            </w:rPr>
          </w:pPr>
          <w:r w:rsidRPr="00932AE7">
            <w:rPr>
              <w:rFonts w:ascii="Times New Roman" w:hAnsi="Times New Roman" w:cs="Times New Roman"/>
              <w:b/>
              <w:bCs/>
              <w:sz w:val="24"/>
            </w:rPr>
            <w:t>Malware Variety</w:t>
          </w:r>
          <w:r w:rsidRPr="00932AE7">
            <w:rPr>
              <w:rFonts w:ascii="Times New Roman" w:hAnsi="Times New Roman" w:cs="Times New Roman"/>
              <w:sz w:val="24"/>
            </w:rPr>
            <w:t xml:space="preserve">: There </w:t>
          </w:r>
          <w:r w:rsidR="00C120FE" w:rsidRPr="00932AE7">
            <w:rPr>
              <w:rFonts w:ascii="Times New Roman" w:hAnsi="Times New Roman" w:cs="Times New Roman"/>
              <w:sz w:val="24"/>
            </w:rPr>
            <w:t>exists</w:t>
          </w:r>
          <w:r w:rsidRPr="00932AE7">
            <w:rPr>
              <w:rFonts w:ascii="Times New Roman" w:hAnsi="Times New Roman" w:cs="Times New Roman"/>
              <w:sz w:val="24"/>
            </w:rPr>
            <w:t xml:space="preserve"> many different kinds of malware, and they keep changing. They can harm our computers in various ways.</w:t>
          </w:r>
          <w:r w:rsidR="00FC448F" w:rsidRPr="00FC448F">
            <w:rPr>
              <w:rFonts w:ascii="Times New Roman" w:hAnsi="Times New Roman" w:cs="Times New Roman"/>
              <w:color w:val="FF0000"/>
              <w:sz w:val="24"/>
              <w:szCs w:val="28"/>
            </w:rPr>
            <w:t xml:space="preserve"> </w:t>
          </w:r>
        </w:p>
        <w:p w14:paraId="3AF2AB97" w14:textId="58EB1BC1" w:rsidR="00017CBA" w:rsidRPr="00932AE7" w:rsidRDefault="00017CBA" w:rsidP="000947BB">
          <w:pPr>
            <w:numPr>
              <w:ilvl w:val="0"/>
              <w:numId w:val="30"/>
            </w:numPr>
            <w:rPr>
              <w:rFonts w:ascii="Times New Roman" w:hAnsi="Times New Roman" w:cs="Times New Roman"/>
              <w:sz w:val="24"/>
            </w:rPr>
          </w:pPr>
          <w:r w:rsidRPr="00932AE7">
            <w:rPr>
              <w:rFonts w:ascii="Times New Roman" w:hAnsi="Times New Roman" w:cs="Times New Roman"/>
              <w:b/>
              <w:bCs/>
              <w:sz w:val="24"/>
            </w:rPr>
            <w:t>Sneaky Malware</w:t>
          </w:r>
          <w:r w:rsidRPr="00932AE7">
            <w:rPr>
              <w:rFonts w:ascii="Times New Roman" w:hAnsi="Times New Roman" w:cs="Times New Roman"/>
              <w:sz w:val="24"/>
            </w:rPr>
            <w:t>: Malware creators are clever. They make malware that can hide from our computer defenses, making it tough to catch them.</w:t>
          </w:r>
        </w:p>
        <w:p w14:paraId="0AAD8CA9" w14:textId="2482B0BC" w:rsidR="00017CBA" w:rsidRPr="00932AE7" w:rsidRDefault="00017CBA" w:rsidP="000947BB">
          <w:pPr>
            <w:numPr>
              <w:ilvl w:val="0"/>
              <w:numId w:val="30"/>
            </w:numPr>
            <w:rPr>
              <w:rFonts w:ascii="Times New Roman" w:hAnsi="Times New Roman" w:cs="Times New Roman"/>
              <w:sz w:val="24"/>
            </w:rPr>
          </w:pPr>
          <w:r w:rsidRPr="00932AE7">
            <w:rPr>
              <w:rFonts w:ascii="Times New Roman" w:hAnsi="Times New Roman" w:cs="Times New Roman"/>
              <w:b/>
              <w:bCs/>
              <w:sz w:val="24"/>
            </w:rPr>
            <w:t>Data Theft</w:t>
          </w:r>
          <w:r w:rsidRPr="00932AE7">
            <w:rPr>
              <w:rFonts w:ascii="Times New Roman" w:hAnsi="Times New Roman" w:cs="Times New Roman"/>
              <w:sz w:val="24"/>
            </w:rPr>
            <w:t>: Some malware steals our personal information, which is a big problem.</w:t>
          </w:r>
          <w:r w:rsidR="00C120FE" w:rsidRPr="00932AE7">
            <w:rPr>
              <w:rFonts w:ascii="Times New Roman" w:hAnsi="Times New Roman" w:cs="Times New Roman"/>
              <w:sz w:val="24"/>
            </w:rPr>
            <w:t xml:space="preserve"> We also call it</w:t>
          </w:r>
          <w:r w:rsidR="008F30B7" w:rsidRPr="00932AE7">
            <w:rPr>
              <w:rFonts w:ascii="Times New Roman" w:hAnsi="Times New Roman" w:cs="Times New Roman"/>
              <w:sz w:val="24"/>
            </w:rPr>
            <w:t xml:space="preserve"> as data breach.</w:t>
          </w:r>
        </w:p>
        <w:p w14:paraId="3EF9E9D7" w14:textId="04E78A0C" w:rsidR="00017CBA" w:rsidRPr="00932AE7" w:rsidRDefault="00017CBA" w:rsidP="000947BB">
          <w:pPr>
            <w:numPr>
              <w:ilvl w:val="0"/>
              <w:numId w:val="30"/>
            </w:numPr>
            <w:rPr>
              <w:rFonts w:ascii="Times New Roman" w:hAnsi="Times New Roman" w:cs="Times New Roman"/>
              <w:sz w:val="24"/>
            </w:rPr>
          </w:pPr>
          <w:r w:rsidRPr="00932AE7">
            <w:rPr>
              <w:rFonts w:ascii="Times New Roman" w:hAnsi="Times New Roman" w:cs="Times New Roman"/>
              <w:b/>
              <w:bCs/>
              <w:sz w:val="24"/>
            </w:rPr>
            <w:t>Money/Ransom</w:t>
          </w:r>
          <w:r w:rsidRPr="00932AE7">
            <w:rPr>
              <w:rFonts w:ascii="Times New Roman" w:hAnsi="Times New Roman" w:cs="Times New Roman"/>
              <w:sz w:val="24"/>
            </w:rPr>
            <w:t>: Ransomware, a type of malware, can cost people and businesses a lot of money.</w:t>
          </w:r>
        </w:p>
        <w:p w14:paraId="00EEAD80" w14:textId="77777777" w:rsidR="008F30B7" w:rsidRPr="00932AE7" w:rsidRDefault="008F30B7" w:rsidP="000947BB">
          <w:pPr>
            <w:ind w:left="720"/>
            <w:rPr>
              <w:rFonts w:ascii="Times New Roman" w:hAnsi="Times New Roman" w:cs="Times New Roman"/>
              <w:sz w:val="24"/>
            </w:rPr>
          </w:pPr>
        </w:p>
        <w:p w14:paraId="09679F42" w14:textId="07EDA013" w:rsidR="00FE7B17" w:rsidRPr="00932AE7" w:rsidRDefault="0080281E" w:rsidP="000947BB">
          <w:pPr>
            <w:jc w:val="both"/>
            <w:rPr>
              <w:rFonts w:ascii="Times New Roman" w:hAnsi="Times New Roman" w:cs="Times New Roman"/>
              <w:sz w:val="24"/>
            </w:rPr>
          </w:pPr>
          <w:r>
            <w:rPr>
              <w:rFonts w:ascii="Times New Roman" w:hAnsi="Times New Roman" w:cs="Times New Roman"/>
              <w:sz w:val="24"/>
            </w:rPr>
            <w:t xml:space="preserve">      </w:t>
          </w:r>
          <w:r w:rsidR="00FE7B17" w:rsidRPr="00932AE7">
            <w:rPr>
              <w:rFonts w:ascii="Times New Roman" w:hAnsi="Times New Roman" w:cs="Times New Roman"/>
              <w:sz w:val="24"/>
            </w:rPr>
            <w:t>Our project's challenge is to make a system that can understand and fight malware better. We want to use signatures, but we also want to look at how malware behaves (dynamic analysis) and how it's built (static analysis). This way, we can improve accuracy, reduce mistakes, and even spot new threats.</w:t>
          </w:r>
        </w:p>
        <w:p w14:paraId="675561A5" w14:textId="77777777" w:rsidR="00FE7B17" w:rsidRPr="00932AE7" w:rsidRDefault="00FE7B17" w:rsidP="000947BB">
          <w:pPr>
            <w:rPr>
              <w:rFonts w:ascii="Times New Roman" w:hAnsi="Times New Roman" w:cs="Times New Roman"/>
              <w:sz w:val="28"/>
            </w:rPr>
          </w:pPr>
        </w:p>
        <w:p w14:paraId="518FF064" w14:textId="0DFBD353" w:rsidR="00FE7B17" w:rsidRPr="00932AE7" w:rsidRDefault="00FE7B17" w:rsidP="000947BB">
          <w:pPr>
            <w:rPr>
              <w:rFonts w:ascii="Times New Roman" w:hAnsi="Times New Roman" w:cs="Times New Roman"/>
              <w:b/>
              <w:sz w:val="28"/>
              <w:lang w:val="en"/>
            </w:rPr>
          </w:pPr>
          <w:r w:rsidRPr="00932AE7">
            <w:rPr>
              <w:rFonts w:ascii="Times New Roman" w:hAnsi="Times New Roman" w:cs="Times New Roman"/>
              <w:b/>
              <w:sz w:val="28"/>
              <w:lang w:val="en"/>
            </w:rPr>
            <w:t>1.5</w:t>
          </w:r>
          <w:r w:rsidR="00932AE7" w:rsidRPr="00932AE7">
            <w:rPr>
              <w:rFonts w:ascii="Times New Roman" w:hAnsi="Times New Roman" w:cs="Times New Roman"/>
              <w:b/>
              <w:sz w:val="28"/>
              <w:lang w:val="en"/>
            </w:rPr>
            <w:t xml:space="preserve"> </w:t>
          </w:r>
          <w:r w:rsidRPr="00932AE7">
            <w:rPr>
              <w:rFonts w:ascii="Times New Roman" w:hAnsi="Times New Roman" w:cs="Times New Roman"/>
              <w:b/>
              <w:sz w:val="28"/>
              <w:lang w:val="en"/>
            </w:rPr>
            <w:t>OBJECTIVE OF THE WORK</w:t>
          </w:r>
        </w:p>
        <w:p w14:paraId="1A0607BE" w14:textId="77777777" w:rsidR="00FE7B17" w:rsidRPr="00993CED" w:rsidRDefault="00FE7B17" w:rsidP="000947BB">
          <w:pPr>
            <w:rPr>
              <w:rFonts w:ascii="Times New Roman" w:hAnsi="Times New Roman" w:cs="Times New Roman"/>
              <w:b/>
              <w:sz w:val="2"/>
              <w:lang w:val="en"/>
            </w:rPr>
          </w:pPr>
        </w:p>
        <w:p w14:paraId="1B45CD22" w14:textId="4B13F14E" w:rsidR="00932AE7" w:rsidRDefault="0080281E" w:rsidP="000947BB">
          <w:pPr>
            <w:jc w:val="both"/>
            <w:rPr>
              <w:rFonts w:ascii="Times New Roman" w:hAnsi="Times New Roman" w:cs="Times New Roman"/>
              <w:sz w:val="24"/>
              <w:lang w:val="en"/>
            </w:rPr>
          </w:pPr>
          <w:r>
            <w:rPr>
              <w:rFonts w:ascii="Times New Roman" w:hAnsi="Times New Roman" w:cs="Times New Roman"/>
              <w:sz w:val="24"/>
              <w:lang w:val="en"/>
            </w:rPr>
            <w:t xml:space="preserve">      </w:t>
          </w:r>
          <w:r w:rsidR="00FE7B17" w:rsidRPr="00932AE7">
            <w:rPr>
              <w:rFonts w:ascii="Times New Roman" w:hAnsi="Times New Roman" w:cs="Times New Roman"/>
              <w:sz w:val="24"/>
              <w:lang w:val="en"/>
            </w:rPr>
            <w:t xml:space="preserve">Our project objective is to detect malware using signature-based analysis, along with static and dynamic techniques. We aim to improve our ability to detect malware, reduce escape attempts and detect zero-day threats. </w:t>
          </w:r>
          <w:r w:rsidR="00932AE7">
            <w:rPr>
              <w:rFonts w:ascii="Times New Roman" w:hAnsi="Times New Roman" w:cs="Times New Roman"/>
              <w:sz w:val="24"/>
              <w:lang w:val="en"/>
            </w:rPr>
            <w:t xml:space="preserve">Moreover, </w:t>
          </w:r>
          <w:r w:rsidR="00FE7B17" w:rsidRPr="00932AE7">
            <w:rPr>
              <w:rFonts w:ascii="Times New Roman" w:hAnsi="Times New Roman" w:cs="Times New Roman"/>
              <w:sz w:val="24"/>
              <w:lang w:val="en"/>
            </w:rPr>
            <w:t xml:space="preserve">to reduce vulnerabilities, create better consumer malware detection, increase efficiency and effectiveness, and document our approach to information sharing. </w:t>
          </w:r>
        </w:p>
        <w:p w14:paraId="7AE09FB1" w14:textId="77777777" w:rsidR="00932AE7" w:rsidRPr="00932AE7" w:rsidRDefault="00932AE7" w:rsidP="000947BB">
          <w:pPr>
            <w:rPr>
              <w:rFonts w:ascii="Times New Roman" w:hAnsi="Times New Roman" w:cs="Times New Roman"/>
              <w:sz w:val="24"/>
              <w:lang w:val="en"/>
            </w:rPr>
          </w:pPr>
        </w:p>
        <w:p w14:paraId="6BD086D8" w14:textId="0A5D79BE" w:rsidR="00FE7B17" w:rsidRPr="00932AE7" w:rsidRDefault="00FE7B17" w:rsidP="000947BB">
          <w:pPr>
            <w:jc w:val="both"/>
            <w:rPr>
              <w:rFonts w:ascii="Times New Roman" w:eastAsia="Times New Roman" w:hAnsi="Times New Roman" w:cs="Times New Roman"/>
              <w:b/>
              <w:sz w:val="28"/>
              <w:szCs w:val="28"/>
            </w:rPr>
          </w:pPr>
          <w:r w:rsidRPr="00932AE7">
            <w:rPr>
              <w:rFonts w:ascii="Times New Roman" w:eastAsia="Times New Roman" w:hAnsi="Times New Roman" w:cs="Times New Roman"/>
              <w:b/>
              <w:sz w:val="28"/>
              <w:szCs w:val="28"/>
            </w:rPr>
            <w:lastRenderedPageBreak/>
            <w:t>1.6</w:t>
          </w:r>
          <w:r w:rsidR="00932AE7">
            <w:rPr>
              <w:rFonts w:ascii="Times New Roman" w:eastAsia="Times New Roman" w:hAnsi="Times New Roman" w:cs="Times New Roman"/>
              <w:b/>
              <w:sz w:val="28"/>
              <w:szCs w:val="28"/>
            </w:rPr>
            <w:t xml:space="preserve"> </w:t>
          </w:r>
          <w:r w:rsidRPr="00932AE7">
            <w:rPr>
              <w:rFonts w:ascii="Times New Roman" w:eastAsia="Times New Roman" w:hAnsi="Times New Roman" w:cs="Times New Roman"/>
              <w:b/>
              <w:sz w:val="28"/>
              <w:szCs w:val="28"/>
            </w:rPr>
            <w:t xml:space="preserve"> SUMMARY</w:t>
          </w:r>
        </w:p>
        <w:p w14:paraId="39D20F4B" w14:textId="77777777" w:rsidR="00FE7B17" w:rsidRPr="00932AE7" w:rsidRDefault="00FE7B17" w:rsidP="000947BB">
          <w:pPr>
            <w:jc w:val="both"/>
            <w:rPr>
              <w:rFonts w:ascii="Times New Roman" w:eastAsia="Times New Roman" w:hAnsi="Times New Roman" w:cs="Times New Roman"/>
              <w:b/>
              <w:sz w:val="2"/>
              <w:szCs w:val="28"/>
            </w:rPr>
          </w:pPr>
        </w:p>
        <w:p w14:paraId="3315B5D6" w14:textId="7718AFDF" w:rsidR="00FE7B17" w:rsidRPr="0080281E" w:rsidRDefault="0080281E" w:rsidP="000947BB">
          <w:pPr>
            <w:spacing w:after="0"/>
            <w:jc w:val="both"/>
            <w:rPr>
              <w:rFonts w:ascii="Times New Roman" w:eastAsia="Times New Roman" w:hAnsi="Times New Roman" w:cs="Times New Roman"/>
              <w:sz w:val="48"/>
              <w:szCs w:val="28"/>
            </w:rPr>
          </w:pPr>
          <w:r>
            <w:rPr>
              <w:rFonts w:ascii="Times New Roman" w:eastAsia="Times New Roman" w:hAnsi="Times New Roman" w:cs="Times New Roman"/>
              <w:sz w:val="24"/>
              <w:szCs w:val="28"/>
            </w:rPr>
            <w:t xml:space="preserve">     </w:t>
          </w:r>
          <w:r w:rsidR="00FE7B17" w:rsidRPr="00932AE7">
            <w:rPr>
              <w:rFonts w:ascii="Times New Roman" w:eastAsia="Times New Roman" w:hAnsi="Times New Roman" w:cs="Times New Roman"/>
              <w:sz w:val="24"/>
              <w:szCs w:val="28"/>
            </w:rPr>
            <w:t>Our project focuses on malware analysis using a combination of static and dynamic analysis techniques supported by a signature-based approach. In an era where malware threats are becoming more significant</w:t>
          </w:r>
          <w:r w:rsidR="00FC448F">
            <w:rPr>
              <w:rFonts w:ascii="Times New Roman" w:eastAsia="Times New Roman" w:hAnsi="Times New Roman" w:cs="Times New Roman"/>
              <w:sz w:val="24"/>
              <w:szCs w:val="28"/>
            </w:rPr>
            <w:t xml:space="preserve"> </w:t>
          </w:r>
          <w:hyperlink w:anchor="ref2" w:history="1">
            <w:r w:rsidR="00FC448F" w:rsidRPr="006C45B9">
              <w:rPr>
                <w:rStyle w:val="Hyperlink"/>
                <w:rFonts w:ascii="Times New Roman" w:hAnsi="Times New Roman" w:cs="Times New Roman"/>
                <w:sz w:val="24"/>
                <w:szCs w:val="28"/>
              </w:rPr>
              <w:t>[</w:t>
            </w:r>
            <w:r w:rsidR="006C45B9" w:rsidRPr="006C45B9">
              <w:rPr>
                <w:rStyle w:val="Hyperlink"/>
                <w:rFonts w:ascii="Times New Roman" w:hAnsi="Times New Roman" w:cs="Times New Roman"/>
                <w:sz w:val="24"/>
                <w:szCs w:val="28"/>
              </w:rPr>
              <w:t>2</w:t>
            </w:r>
            <w:r w:rsidR="00FC448F" w:rsidRPr="006C45B9">
              <w:rPr>
                <w:rStyle w:val="Hyperlink"/>
                <w:rFonts w:ascii="Times New Roman" w:hAnsi="Times New Roman" w:cs="Times New Roman"/>
                <w:sz w:val="24"/>
                <w:szCs w:val="28"/>
              </w:rPr>
              <w:t>]</w:t>
            </w:r>
          </w:hyperlink>
          <w:r w:rsidR="00FE7B17" w:rsidRPr="006C45B9">
            <w:rPr>
              <w:rFonts w:ascii="Times New Roman" w:eastAsia="Times New Roman" w:hAnsi="Times New Roman" w:cs="Times New Roman"/>
              <w:sz w:val="24"/>
              <w:szCs w:val="28"/>
            </w:rPr>
            <w:t xml:space="preserve">, </w:t>
          </w:r>
          <w:r w:rsidR="00FE7B17" w:rsidRPr="00932AE7">
            <w:rPr>
              <w:rFonts w:ascii="Times New Roman" w:eastAsia="Times New Roman" w:hAnsi="Times New Roman" w:cs="Times New Roman"/>
              <w:sz w:val="24"/>
              <w:szCs w:val="28"/>
            </w:rPr>
            <w:t xml:space="preserve">our main goal is to increase the effectiveness of malware detection and </w:t>
          </w:r>
          <w:r w:rsidR="00017CBA" w:rsidRPr="00932AE7">
            <w:rPr>
              <w:rFonts w:ascii="Times New Roman" w:eastAsia="Times New Roman" w:hAnsi="Times New Roman" w:cs="Times New Roman"/>
              <w:sz w:val="24"/>
              <w:szCs w:val="28"/>
            </w:rPr>
            <w:t xml:space="preserve">its </w:t>
          </w:r>
          <w:r w:rsidR="00FE7B17" w:rsidRPr="00932AE7">
            <w:rPr>
              <w:rFonts w:ascii="Times New Roman" w:eastAsia="Times New Roman" w:hAnsi="Times New Roman" w:cs="Times New Roman"/>
              <w:sz w:val="24"/>
              <w:szCs w:val="28"/>
            </w:rPr>
            <w:t xml:space="preserve">analysis to </w:t>
          </w:r>
          <w:r w:rsidR="00017CBA" w:rsidRPr="00932AE7">
            <w:rPr>
              <w:rFonts w:ascii="Times New Roman" w:eastAsia="Times New Roman" w:hAnsi="Times New Roman" w:cs="Times New Roman"/>
              <w:sz w:val="24"/>
              <w:szCs w:val="28"/>
            </w:rPr>
            <w:t>improve and spread awareness related to the behaviours of a malware.</w:t>
          </w:r>
        </w:p>
        <w:p w14:paraId="115F64E6" w14:textId="526AB8BE" w:rsidR="00FE7B17" w:rsidRPr="00932AE7" w:rsidRDefault="0080281E" w:rsidP="000947BB">
          <w:pPr>
            <w:spacing w:after="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     </w:t>
          </w:r>
          <w:r w:rsidR="00FE7B17" w:rsidRPr="00932AE7">
            <w:rPr>
              <w:rFonts w:ascii="Times New Roman" w:eastAsia="Times New Roman" w:hAnsi="Times New Roman" w:cs="Times New Roman"/>
              <w:sz w:val="24"/>
              <w:szCs w:val="28"/>
            </w:rPr>
            <w:t>The project is motivated by the evolution of the malware</w:t>
          </w:r>
          <w:r w:rsidR="00017CBA" w:rsidRPr="00932AE7">
            <w:rPr>
              <w:rFonts w:ascii="Times New Roman" w:eastAsia="Times New Roman" w:hAnsi="Times New Roman" w:cs="Times New Roman"/>
              <w:sz w:val="24"/>
              <w:szCs w:val="28"/>
            </w:rPr>
            <w:t xml:space="preserve">. </w:t>
          </w:r>
          <w:r w:rsidR="00FE7B17" w:rsidRPr="00932AE7">
            <w:rPr>
              <w:rFonts w:ascii="Times New Roman" w:eastAsia="Times New Roman" w:hAnsi="Times New Roman" w:cs="Times New Roman"/>
              <w:sz w:val="24"/>
              <w:szCs w:val="28"/>
            </w:rPr>
            <w:t>Signature-based programs rely on known malware patterns and are more vulnerable to evasion strategies used by malware developers. This can result in reduced threats and vulnerabilities, thus increasing digital security.</w:t>
          </w:r>
          <w:r w:rsidR="00932AE7">
            <w:rPr>
              <w:rFonts w:ascii="Times New Roman" w:eastAsia="Times New Roman" w:hAnsi="Times New Roman" w:cs="Times New Roman"/>
              <w:sz w:val="24"/>
              <w:szCs w:val="28"/>
            </w:rPr>
            <w:t xml:space="preserve"> </w:t>
          </w:r>
          <w:r w:rsidR="661F2C36" w:rsidRPr="00932AE7">
            <w:rPr>
              <w:rFonts w:ascii="Times New Roman" w:eastAsia="Times New Roman" w:hAnsi="Times New Roman" w:cs="Times New Roman"/>
              <w:sz w:val="24"/>
              <w:szCs w:val="28"/>
            </w:rPr>
            <w:t>Static analysis examines malware's patterns and characteristics, while dynamic analysis looks at the malware's behaviour over time. Signature-based detection acts as a guide to identify known malware patterns.</w:t>
          </w:r>
          <w:r w:rsidR="00932AE7">
            <w:rPr>
              <w:rFonts w:ascii="Times New Roman" w:eastAsia="Times New Roman" w:hAnsi="Times New Roman" w:cs="Times New Roman"/>
              <w:sz w:val="24"/>
              <w:szCs w:val="28"/>
            </w:rPr>
            <w:t xml:space="preserve"> </w:t>
          </w:r>
          <w:r w:rsidR="00FE7B17" w:rsidRPr="00932AE7">
            <w:rPr>
              <w:rFonts w:ascii="Times New Roman" w:eastAsia="Times New Roman" w:hAnsi="Times New Roman" w:cs="Times New Roman"/>
              <w:sz w:val="24"/>
              <w:szCs w:val="28"/>
            </w:rPr>
            <w:t xml:space="preserve">Ultimately, the project aims to reduce the risk of malware hijacking, </w:t>
          </w:r>
          <w:r w:rsidR="00692260" w:rsidRPr="00932AE7">
            <w:rPr>
              <w:rFonts w:ascii="Times New Roman" w:eastAsia="Times New Roman" w:hAnsi="Times New Roman" w:cs="Times New Roman"/>
              <w:sz w:val="24"/>
              <w:szCs w:val="28"/>
            </w:rPr>
            <w:t>identifying threat level, collecting important information and sharing the knowledge.</w:t>
          </w:r>
        </w:p>
        <w:p w14:paraId="13AE858D" w14:textId="77777777" w:rsidR="00FE7B17" w:rsidRPr="003522B2" w:rsidRDefault="00FE7B17" w:rsidP="000947BB">
          <w:pPr>
            <w:rPr>
              <w:rFonts w:ascii="Times New Roman" w:hAnsi="Times New Roman" w:cs="Times New Roman"/>
              <w:sz w:val="28"/>
              <w:lang w:val="en"/>
            </w:rPr>
          </w:pPr>
          <w:r>
            <w:rPr>
              <w:rFonts w:ascii="Times New Roman" w:hAnsi="Times New Roman" w:cs="Times New Roman"/>
              <w:sz w:val="28"/>
              <w:lang w:val="en"/>
            </w:rPr>
            <w:br w:type="page"/>
          </w:r>
        </w:p>
        <w:p w14:paraId="29463C54" w14:textId="77777777" w:rsidR="00FE7B17" w:rsidRPr="00932AE7" w:rsidRDefault="00FE7B17" w:rsidP="000947BB">
          <w:pPr>
            <w:jc w:val="center"/>
            <w:rPr>
              <w:rFonts w:ascii="Times New Roman" w:eastAsia="Times New Roman" w:hAnsi="Times New Roman" w:cs="Times New Roman"/>
              <w:sz w:val="28"/>
              <w:szCs w:val="32"/>
            </w:rPr>
          </w:pPr>
          <w:bookmarkStart w:id="6" w:name="_Toc147414675"/>
          <w:r w:rsidRPr="00932AE7">
            <w:rPr>
              <w:rFonts w:ascii="Times New Roman" w:eastAsia="Times New Roman" w:hAnsi="Times New Roman" w:cs="Times New Roman"/>
              <w:b/>
              <w:sz w:val="28"/>
              <w:szCs w:val="32"/>
            </w:rPr>
            <w:lastRenderedPageBreak/>
            <w:t>CHAPTER-2:</w:t>
          </w:r>
        </w:p>
        <w:p w14:paraId="06852EA6" w14:textId="77777777" w:rsidR="00FE7B17" w:rsidRPr="00932AE7" w:rsidRDefault="00FE7B17" w:rsidP="000947BB">
          <w:pPr>
            <w:jc w:val="center"/>
            <w:rPr>
              <w:rFonts w:ascii="Times New Roman" w:eastAsia="Times New Roman" w:hAnsi="Times New Roman" w:cs="Times New Roman"/>
              <w:b/>
              <w:sz w:val="28"/>
              <w:szCs w:val="32"/>
            </w:rPr>
          </w:pPr>
          <w:r w:rsidRPr="00932AE7">
            <w:rPr>
              <w:rFonts w:ascii="Times New Roman" w:eastAsia="Times New Roman" w:hAnsi="Times New Roman" w:cs="Times New Roman"/>
              <w:b/>
              <w:sz w:val="28"/>
              <w:szCs w:val="32"/>
            </w:rPr>
            <w:t>RELATED WORK INVESTIGATION</w:t>
          </w:r>
        </w:p>
        <w:p w14:paraId="3E5B3866" w14:textId="77777777" w:rsidR="00FE7B17" w:rsidRPr="00932AE7" w:rsidRDefault="00FE7B17" w:rsidP="000947BB">
          <w:pPr>
            <w:jc w:val="center"/>
            <w:rPr>
              <w:rFonts w:ascii="Times New Roman" w:eastAsia="Times New Roman" w:hAnsi="Times New Roman" w:cs="Times New Roman"/>
              <w:b/>
              <w:sz w:val="28"/>
              <w:szCs w:val="32"/>
            </w:rPr>
          </w:pPr>
        </w:p>
        <w:p w14:paraId="4C8F6D55" w14:textId="7DF4D38A" w:rsidR="00FE7B17" w:rsidRPr="00932AE7" w:rsidRDefault="661F2C36" w:rsidP="000947BB">
          <w:pPr>
            <w:pStyle w:val="Heading2"/>
            <w:rPr>
              <w:rFonts w:ascii="Times New Roman" w:hAnsi="Times New Roman" w:cs="Times New Roman"/>
              <w:b/>
              <w:bCs/>
              <w:color w:val="auto"/>
              <w:sz w:val="28"/>
              <w:szCs w:val="36"/>
            </w:rPr>
          </w:pPr>
          <w:r w:rsidRPr="00932AE7">
            <w:rPr>
              <w:rFonts w:ascii="Times New Roman" w:hAnsi="Times New Roman" w:cs="Times New Roman"/>
              <w:b/>
              <w:bCs/>
              <w:color w:val="auto"/>
              <w:sz w:val="28"/>
              <w:szCs w:val="36"/>
            </w:rPr>
            <w:t>2.1 INTRODUCTION</w:t>
          </w:r>
          <w:bookmarkEnd w:id="6"/>
          <w:r w:rsidRPr="00932AE7">
            <w:rPr>
              <w:rFonts w:ascii="Times New Roman" w:hAnsi="Times New Roman" w:cs="Times New Roman"/>
              <w:b/>
              <w:bCs/>
              <w:color w:val="auto"/>
              <w:sz w:val="28"/>
              <w:szCs w:val="36"/>
            </w:rPr>
            <w:t> </w:t>
          </w:r>
        </w:p>
        <w:p w14:paraId="0D1F736D" w14:textId="77777777" w:rsidR="002920AB" w:rsidRPr="002920AB" w:rsidRDefault="002920AB" w:rsidP="000947BB">
          <w:pPr>
            <w:ind w:firstLine="720"/>
            <w:jc w:val="both"/>
            <w:rPr>
              <w:b/>
              <w:bCs/>
              <w:sz w:val="6"/>
            </w:rPr>
          </w:pPr>
        </w:p>
        <w:p w14:paraId="35622C46" w14:textId="43AB9A03" w:rsidR="00FE7B17" w:rsidRPr="00932AE7" w:rsidRDefault="0080281E" w:rsidP="000947BB">
          <w:pPr>
            <w:jc w:val="both"/>
            <w:rPr>
              <w:rFonts w:ascii="Times New Roman" w:hAnsi="Times New Roman" w:cs="Times New Roman"/>
              <w:b/>
              <w:bCs/>
              <w:sz w:val="32"/>
              <w:szCs w:val="26"/>
            </w:rPr>
          </w:pPr>
          <w:r>
            <w:rPr>
              <w:rFonts w:ascii="Times New Roman" w:hAnsi="Times New Roman" w:cs="Times New Roman"/>
              <w:sz w:val="24"/>
            </w:rPr>
            <w:t xml:space="preserve">     </w:t>
          </w:r>
          <w:r w:rsidR="00FE7B17" w:rsidRPr="00932AE7">
            <w:rPr>
              <w:rFonts w:ascii="Times New Roman" w:hAnsi="Times New Roman" w:cs="Times New Roman"/>
              <w:sz w:val="24"/>
            </w:rPr>
            <w:t xml:space="preserve">In this section, relevant work in the field of malware detection is discussed, focusing on Static and Dynamic analysis techniques obtained through signature-based approach. </w:t>
          </w:r>
          <w:r w:rsidR="002920AB">
            <w:rPr>
              <w:rFonts w:ascii="Times New Roman" w:hAnsi="Times New Roman" w:cs="Times New Roman"/>
              <w:sz w:val="24"/>
            </w:rPr>
            <w:t xml:space="preserve">Purpose behind </w:t>
          </w:r>
          <w:r w:rsidR="001966A3">
            <w:rPr>
              <w:rFonts w:ascii="Times New Roman" w:hAnsi="Times New Roman" w:cs="Times New Roman"/>
              <w:sz w:val="24"/>
            </w:rPr>
            <w:t>this chapter is</w:t>
          </w:r>
          <w:r w:rsidR="00FE7B17" w:rsidRPr="00932AE7">
            <w:rPr>
              <w:rFonts w:ascii="Times New Roman" w:hAnsi="Times New Roman" w:cs="Times New Roman"/>
              <w:sz w:val="24"/>
            </w:rPr>
            <w:t xml:space="preserve"> to provide context for our project by reviewing existing methods and solutions</w:t>
          </w:r>
          <w:r w:rsidR="00692260" w:rsidRPr="00932AE7">
            <w:rPr>
              <w:rFonts w:ascii="Times New Roman" w:hAnsi="Times New Roman" w:cs="Times New Roman"/>
              <w:sz w:val="24"/>
            </w:rPr>
            <w:t>.</w:t>
          </w:r>
        </w:p>
        <w:p w14:paraId="12493D78" w14:textId="77777777" w:rsidR="00FE7B17" w:rsidRPr="00932AE7" w:rsidRDefault="00FE7B17" w:rsidP="000947BB">
          <w:pPr>
            <w:rPr>
              <w:sz w:val="20"/>
            </w:rPr>
          </w:pPr>
        </w:p>
        <w:p w14:paraId="1EC7D560" w14:textId="7ECC0141" w:rsidR="00FE7B17" w:rsidRPr="00932AE7" w:rsidRDefault="661F2C36" w:rsidP="000947BB">
          <w:pPr>
            <w:rPr>
              <w:rFonts w:ascii="Times New Roman" w:hAnsi="Times New Roman" w:cs="Times New Roman"/>
              <w:b/>
              <w:sz w:val="28"/>
              <w:lang w:val="en"/>
            </w:rPr>
          </w:pPr>
          <w:bookmarkStart w:id="7" w:name="_Toc147414676"/>
          <w:r w:rsidRPr="00932AE7">
            <w:rPr>
              <w:rFonts w:ascii="Times New Roman" w:hAnsi="Times New Roman" w:cs="Times New Roman"/>
              <w:b/>
              <w:sz w:val="28"/>
              <w:lang w:val="en"/>
            </w:rPr>
            <w:t xml:space="preserve">2.2 </w:t>
          </w:r>
          <w:r w:rsidR="004435F2" w:rsidRPr="00932AE7">
            <w:rPr>
              <w:rFonts w:ascii="Times New Roman" w:hAnsi="Times New Roman" w:cs="Times New Roman"/>
              <w:b/>
              <w:sz w:val="28"/>
              <w:lang w:val="en"/>
            </w:rPr>
            <w:t>EXISTING</w:t>
          </w:r>
          <w:bookmarkEnd w:id="7"/>
          <w:r w:rsidR="004435F2" w:rsidRPr="00932AE7">
            <w:rPr>
              <w:rFonts w:ascii="Times New Roman" w:hAnsi="Times New Roman" w:cs="Times New Roman"/>
              <w:b/>
              <w:sz w:val="28"/>
              <w:lang w:val="en"/>
            </w:rPr>
            <w:t xml:space="preserve"> WORK</w:t>
          </w:r>
        </w:p>
        <w:p w14:paraId="735180DD" w14:textId="77777777" w:rsidR="00FE7B17" w:rsidRPr="00932AE7" w:rsidRDefault="00FE7B17" w:rsidP="000947BB">
          <w:pPr>
            <w:rPr>
              <w:sz w:val="6"/>
            </w:rPr>
          </w:pPr>
        </w:p>
        <w:p w14:paraId="60579F58" w14:textId="45D8219A" w:rsidR="0096454F" w:rsidRDefault="0080281E"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932AE7">
            <w:rPr>
              <w:rFonts w:ascii="Times New Roman" w:hAnsi="Times New Roman" w:cs="Times New Roman"/>
              <w:sz w:val="24"/>
              <w:szCs w:val="28"/>
            </w:rPr>
            <w:t>Malware detection was previously used in traditional signature-based detection systems</w:t>
          </w:r>
          <w:r w:rsidR="00692260" w:rsidRPr="00932AE7">
            <w:rPr>
              <w:rFonts w:ascii="Times New Roman" w:hAnsi="Times New Roman" w:cs="Times New Roman"/>
              <w:sz w:val="24"/>
              <w:szCs w:val="28"/>
            </w:rPr>
            <w:t xml:space="preserve">. </w:t>
          </w:r>
          <w:r w:rsidR="00FE7B17" w:rsidRPr="00932AE7">
            <w:rPr>
              <w:rFonts w:ascii="Times New Roman" w:hAnsi="Times New Roman" w:cs="Times New Roman"/>
              <w:sz w:val="24"/>
              <w:szCs w:val="28"/>
            </w:rPr>
            <w:t>However, their effectiveness is hampered by the development of modern malware. Therefore, today's researchers and cybersecurity practitioners are exploring a combination of dynamic analysis</w:t>
          </w:r>
          <w:r w:rsidR="00D02182">
            <w:rPr>
              <w:rFonts w:ascii="Times New Roman" w:hAnsi="Times New Roman" w:cs="Times New Roman"/>
              <w:sz w:val="24"/>
              <w:szCs w:val="28"/>
            </w:rPr>
            <w:t xml:space="preserve"> </w:t>
          </w:r>
          <w:hyperlink w:anchor="ref3" w:history="1">
            <w:r w:rsidR="00D02182" w:rsidRPr="001C10CA">
              <w:rPr>
                <w:rStyle w:val="Hyperlink"/>
                <w:rFonts w:ascii="Times New Roman" w:hAnsi="Times New Roman" w:cs="Times New Roman"/>
                <w:sz w:val="24"/>
                <w:szCs w:val="28"/>
              </w:rPr>
              <w:t>[</w:t>
            </w:r>
            <w:r w:rsidR="006C45B9" w:rsidRPr="001C10CA">
              <w:rPr>
                <w:rStyle w:val="Hyperlink"/>
                <w:rFonts w:ascii="Times New Roman" w:hAnsi="Times New Roman" w:cs="Times New Roman"/>
                <w:sz w:val="24"/>
                <w:szCs w:val="28"/>
              </w:rPr>
              <w:t>4</w:t>
            </w:r>
            <w:r w:rsidR="00D02182" w:rsidRPr="001C10CA">
              <w:rPr>
                <w:rStyle w:val="Hyperlink"/>
                <w:rFonts w:ascii="Times New Roman" w:hAnsi="Times New Roman" w:cs="Times New Roman"/>
                <w:sz w:val="24"/>
                <w:szCs w:val="28"/>
              </w:rPr>
              <w:t>]</w:t>
            </w:r>
          </w:hyperlink>
          <w:r w:rsidR="00FE7B17" w:rsidRPr="001C10CA">
            <w:rPr>
              <w:rFonts w:ascii="Times New Roman" w:hAnsi="Times New Roman" w:cs="Times New Roman"/>
              <w:sz w:val="24"/>
              <w:szCs w:val="28"/>
            </w:rPr>
            <w:t>,</w:t>
          </w:r>
          <w:r w:rsidR="00FE7B17" w:rsidRPr="00932AE7">
            <w:rPr>
              <w:rFonts w:ascii="Times New Roman" w:hAnsi="Times New Roman" w:cs="Times New Roman"/>
              <w:sz w:val="24"/>
              <w:szCs w:val="28"/>
            </w:rPr>
            <w:t xml:space="preserve"> which examines malware </w:t>
          </w:r>
          <w:r w:rsidR="00D966D5" w:rsidRPr="00932AE7">
            <w:rPr>
              <w:rFonts w:ascii="Times New Roman" w:hAnsi="Times New Roman" w:cs="Times New Roman"/>
              <w:sz w:val="24"/>
              <w:szCs w:val="28"/>
            </w:rPr>
            <w:t>behaviour</w:t>
          </w:r>
          <w:r w:rsidR="00FE7B17" w:rsidRPr="00932AE7">
            <w:rPr>
              <w:rFonts w:ascii="Times New Roman" w:hAnsi="Times New Roman" w:cs="Times New Roman"/>
              <w:sz w:val="24"/>
              <w:szCs w:val="28"/>
            </w:rPr>
            <w:t>, and static analysis, which examines the properties of malware before it executes. The combination of these techniques will solve some of the limitations associated with traditional signature techniques</w:t>
          </w:r>
          <w:r w:rsidR="00FC448F">
            <w:rPr>
              <w:rFonts w:ascii="Times New Roman" w:hAnsi="Times New Roman" w:cs="Times New Roman"/>
              <w:sz w:val="24"/>
              <w:szCs w:val="28"/>
            </w:rPr>
            <w:t xml:space="preserve"> </w:t>
          </w:r>
          <w:hyperlink w:anchor="ref4" w:history="1">
            <w:r w:rsidR="00FC448F" w:rsidRPr="001C10CA">
              <w:rPr>
                <w:rStyle w:val="Hyperlink"/>
                <w:rFonts w:ascii="Times New Roman" w:hAnsi="Times New Roman" w:cs="Times New Roman"/>
                <w:sz w:val="24"/>
                <w:szCs w:val="28"/>
              </w:rPr>
              <w:t>[</w:t>
            </w:r>
            <w:r w:rsidR="006C45B9" w:rsidRPr="001C10CA">
              <w:rPr>
                <w:rStyle w:val="Hyperlink"/>
                <w:rFonts w:ascii="Times New Roman" w:hAnsi="Times New Roman" w:cs="Times New Roman"/>
                <w:sz w:val="24"/>
                <w:szCs w:val="28"/>
              </w:rPr>
              <w:t>5</w:t>
            </w:r>
            <w:r w:rsidR="00FC448F" w:rsidRPr="001C10CA">
              <w:rPr>
                <w:rStyle w:val="Hyperlink"/>
                <w:rFonts w:ascii="Times New Roman" w:hAnsi="Times New Roman" w:cs="Times New Roman"/>
                <w:sz w:val="24"/>
                <w:szCs w:val="28"/>
              </w:rPr>
              <w:t>].</w:t>
            </w:r>
          </w:hyperlink>
        </w:p>
        <w:p w14:paraId="6C1FC474" w14:textId="6F87C398" w:rsidR="0096454F" w:rsidRDefault="0096454F" w:rsidP="000947BB">
          <w:pPr>
            <w:jc w:val="both"/>
            <w:rPr>
              <w:rFonts w:ascii="Times New Roman" w:hAnsi="Times New Roman" w:cs="Times New Roman"/>
              <w:sz w:val="24"/>
            </w:rPr>
          </w:pPr>
          <w:r>
            <w:rPr>
              <w:rFonts w:ascii="Times New Roman" w:hAnsi="Times New Roman" w:cs="Times New Roman"/>
              <w:sz w:val="24"/>
            </w:rPr>
            <w:t xml:space="preserve">     </w:t>
          </w:r>
          <w:r w:rsidRPr="0096454F">
            <w:rPr>
              <w:rFonts w:ascii="Times New Roman" w:hAnsi="Times New Roman" w:cs="Times New Roman"/>
              <w:sz w:val="24"/>
            </w:rPr>
            <w:t>Several types of data have been extracted using static, dynamic, and hybrid analysis, such as Byte code, Opcode, API calls, file data, registry data, and so on,</w:t>
          </w:r>
          <w:r w:rsidR="00FC448F" w:rsidRPr="00FC448F">
            <w:rPr>
              <w:rFonts w:ascii="Times New Roman" w:hAnsi="Times New Roman" w:cs="Times New Roman"/>
              <w:color w:val="FF0000"/>
              <w:sz w:val="24"/>
              <w:szCs w:val="28"/>
            </w:rPr>
            <w:t xml:space="preserve"> </w:t>
          </w:r>
          <w:hyperlink w:anchor="ref7" w:history="1">
            <w:r w:rsidR="00FC448F" w:rsidRPr="006C45B9">
              <w:rPr>
                <w:rStyle w:val="Hyperlink"/>
                <w:rFonts w:ascii="Times New Roman" w:hAnsi="Times New Roman" w:cs="Times New Roman"/>
                <w:sz w:val="24"/>
                <w:szCs w:val="28"/>
              </w:rPr>
              <w:t>[</w:t>
            </w:r>
            <w:r w:rsidR="006C45B9" w:rsidRPr="006C45B9">
              <w:rPr>
                <w:rStyle w:val="Hyperlink"/>
                <w:rFonts w:ascii="Times New Roman" w:hAnsi="Times New Roman" w:cs="Times New Roman"/>
                <w:sz w:val="24"/>
                <w:szCs w:val="28"/>
              </w:rPr>
              <w:t>7</w:t>
            </w:r>
            <w:r w:rsidR="00FC448F" w:rsidRPr="006C45B9">
              <w:rPr>
                <w:rStyle w:val="Hyperlink"/>
                <w:rFonts w:ascii="Times New Roman" w:hAnsi="Times New Roman" w:cs="Times New Roman"/>
                <w:sz w:val="24"/>
                <w:szCs w:val="28"/>
              </w:rPr>
              <w:t>]</w:t>
            </w:r>
          </w:hyperlink>
          <w:r w:rsidRPr="006C45B9">
            <w:rPr>
              <w:rFonts w:ascii="Times New Roman" w:hAnsi="Times New Roman" w:cs="Times New Roman"/>
              <w:sz w:val="24"/>
            </w:rPr>
            <w:t xml:space="preserve"> </w:t>
          </w:r>
          <w:r w:rsidRPr="0096454F">
            <w:rPr>
              <w:rFonts w:ascii="Times New Roman" w:hAnsi="Times New Roman" w:cs="Times New Roman"/>
              <w:sz w:val="24"/>
            </w:rPr>
            <w:t>to understand and acknowledge the major purpose and function of the files examined and therefore classify them as malware or benign files. Therefore, we discuss below the analysis approaches that have been employed in recent studies alongside the types of data that have been extracted in those studies to identify the impact and the trend of the data types</w:t>
          </w:r>
        </w:p>
        <w:p w14:paraId="4D2D36ED" w14:textId="63916D98" w:rsidR="00FE7B17" w:rsidRPr="00932AE7" w:rsidRDefault="0096454F"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2920AB">
            <w:rPr>
              <w:rFonts w:ascii="Times New Roman" w:hAnsi="Times New Roman" w:cs="Times New Roman"/>
              <w:sz w:val="24"/>
              <w:szCs w:val="28"/>
            </w:rPr>
            <w:t xml:space="preserve"> </w:t>
          </w:r>
          <w:r w:rsidR="00FE7B17" w:rsidRPr="00932AE7">
            <w:rPr>
              <w:rFonts w:ascii="Times New Roman" w:hAnsi="Times New Roman" w:cs="Times New Roman"/>
              <w:sz w:val="24"/>
              <w:szCs w:val="28"/>
            </w:rPr>
            <w:t>Static analysis provides the advantage of taking less time to extract features. However, feature extraction is difficult if the malware is packed or obfuscated.</w:t>
          </w:r>
          <w:r w:rsidR="001966A3">
            <w:rPr>
              <w:rFonts w:ascii="Times New Roman" w:hAnsi="Times New Roman" w:cs="Times New Roman"/>
              <w:sz w:val="24"/>
              <w:szCs w:val="28"/>
            </w:rPr>
            <w:t xml:space="preserve"> </w:t>
          </w:r>
          <w:r w:rsidR="661F2C36" w:rsidRPr="00932AE7">
            <w:rPr>
              <w:rFonts w:ascii="Times New Roman" w:hAnsi="Times New Roman" w:cs="Times New Roman"/>
              <w:sz w:val="24"/>
              <w:szCs w:val="28"/>
            </w:rPr>
            <w:t>To address this issue, studies have also been conducted to extract features using dynamic analysis. For example, Rieck et al.</w:t>
          </w:r>
          <w:r w:rsidR="00822C54">
            <w:rPr>
              <w:rFonts w:ascii="Times New Roman" w:hAnsi="Times New Roman" w:cs="Times New Roman"/>
              <w:sz w:val="24"/>
              <w:szCs w:val="28"/>
            </w:rPr>
            <w:t xml:space="preserve"> </w:t>
          </w:r>
          <w:hyperlink w:anchor="ref6" w:history="1">
            <w:r w:rsidR="00822C54" w:rsidRPr="00822C54">
              <w:rPr>
                <w:rStyle w:val="Hyperlink"/>
                <w:rFonts w:ascii="Times New Roman" w:hAnsi="Times New Roman" w:cs="Times New Roman"/>
                <w:sz w:val="24"/>
                <w:szCs w:val="28"/>
              </w:rPr>
              <w:t>[7]</w:t>
            </w:r>
          </w:hyperlink>
          <w:r w:rsidR="00FC448F" w:rsidRPr="00FC448F">
            <w:rPr>
              <w:rFonts w:ascii="Times New Roman" w:hAnsi="Times New Roman" w:cs="Times New Roman"/>
              <w:color w:val="FF0000"/>
              <w:sz w:val="24"/>
              <w:szCs w:val="28"/>
            </w:rPr>
            <w:t xml:space="preserve"> </w:t>
          </w:r>
          <w:r w:rsidR="00822C54">
            <w:rPr>
              <w:rFonts w:ascii="Times New Roman" w:hAnsi="Times New Roman" w:cs="Times New Roman"/>
              <w:sz w:val="24"/>
              <w:szCs w:val="28"/>
            </w:rPr>
            <w:t>u</w:t>
          </w:r>
          <w:r w:rsidR="661F2C36" w:rsidRPr="00932AE7">
            <w:rPr>
              <w:rFonts w:ascii="Times New Roman" w:hAnsi="Times New Roman" w:cs="Times New Roman"/>
              <w:sz w:val="24"/>
              <w:szCs w:val="28"/>
            </w:rPr>
            <w:t>sed the CWSandbox to extract features such as API calls, file systems, registry key change process information, network activity, and Windows service information from 3,139 types of malwares. Further, Mohasien et al.</w:t>
          </w:r>
          <w:r w:rsidR="00822C54" w:rsidRPr="00822C54">
            <w:rPr>
              <w:rFonts w:ascii="Times New Roman" w:hAnsi="Times New Roman" w:cs="Times New Roman"/>
              <w:sz w:val="24"/>
              <w:szCs w:val="28"/>
            </w:rPr>
            <w:t xml:space="preserve"> </w:t>
          </w:r>
          <w:hyperlink w:anchor="ref6" w:history="1">
            <w:r w:rsidR="00822C54" w:rsidRPr="00822C54">
              <w:rPr>
                <w:rStyle w:val="Hyperlink"/>
                <w:rFonts w:ascii="Times New Roman" w:hAnsi="Times New Roman" w:cs="Times New Roman"/>
                <w:sz w:val="24"/>
                <w:szCs w:val="28"/>
              </w:rPr>
              <w:t>[7]</w:t>
            </w:r>
          </w:hyperlink>
          <w:r w:rsidR="00FC448F" w:rsidRPr="00FC448F">
            <w:rPr>
              <w:rFonts w:ascii="Times New Roman" w:hAnsi="Times New Roman" w:cs="Times New Roman"/>
              <w:color w:val="FF0000"/>
              <w:sz w:val="24"/>
              <w:szCs w:val="28"/>
            </w:rPr>
            <w:t xml:space="preserve"> </w:t>
          </w:r>
          <w:r w:rsidR="661F2C36" w:rsidRPr="00932AE7">
            <w:rPr>
              <w:rFonts w:ascii="Times New Roman" w:hAnsi="Times New Roman" w:cs="Times New Roman"/>
              <w:sz w:val="24"/>
              <w:szCs w:val="28"/>
            </w:rPr>
            <w:t>Conducted a study to identify malware using the self-generated malware dynamic analysis tool.</w:t>
          </w:r>
        </w:p>
        <w:p w14:paraId="5AA10CB8" w14:textId="3A15F786" w:rsidR="00FE7B17" w:rsidRDefault="0080281E" w:rsidP="000947BB">
          <w:pPr>
            <w:jc w:val="both"/>
            <w:rPr>
              <w:rFonts w:ascii="Times New Roman" w:hAnsi="Times New Roman" w:cs="Times New Roman"/>
              <w:sz w:val="24"/>
            </w:rPr>
          </w:pPr>
          <w:r>
            <w:rPr>
              <w:rFonts w:ascii="Times New Roman" w:hAnsi="Times New Roman" w:cs="Times New Roman"/>
              <w:sz w:val="24"/>
            </w:rPr>
            <w:lastRenderedPageBreak/>
            <w:t xml:space="preserve">      </w:t>
          </w:r>
          <w:r w:rsidR="00FE7B17" w:rsidRPr="00932AE7">
            <w:rPr>
              <w:rFonts w:ascii="Times New Roman" w:hAnsi="Times New Roman" w:cs="Times New Roman"/>
              <w:sz w:val="24"/>
            </w:rPr>
            <w:t>Existing work in malware analysis has seen the development of signature-based antivirus software</w:t>
          </w:r>
          <w:r w:rsidR="00822C54">
            <w:rPr>
              <w:rFonts w:ascii="Times New Roman" w:hAnsi="Times New Roman" w:cs="Times New Roman"/>
              <w:color w:val="FF0000"/>
              <w:sz w:val="24"/>
              <w:szCs w:val="28"/>
            </w:rPr>
            <w:t xml:space="preserve"> </w:t>
          </w:r>
          <w:hyperlink w:anchor="ref6" w:history="1">
            <w:r w:rsidR="00822C54" w:rsidRPr="00822C54">
              <w:rPr>
                <w:rStyle w:val="Hyperlink"/>
                <w:rFonts w:ascii="Times New Roman" w:hAnsi="Times New Roman" w:cs="Times New Roman"/>
                <w:sz w:val="24"/>
                <w:szCs w:val="28"/>
              </w:rPr>
              <w:t>[7]</w:t>
            </w:r>
          </w:hyperlink>
          <w:r w:rsidR="00822C54" w:rsidRPr="00822C54">
            <w:rPr>
              <w:rFonts w:ascii="Times New Roman" w:hAnsi="Times New Roman" w:cs="Times New Roman"/>
              <w:sz w:val="24"/>
              <w:szCs w:val="28"/>
            </w:rPr>
            <w:t xml:space="preserve"> </w:t>
          </w:r>
          <w:hyperlink w:anchor="ref7" w:history="1">
            <w:r w:rsidR="00822C54" w:rsidRPr="00822C54">
              <w:rPr>
                <w:rStyle w:val="Hyperlink"/>
                <w:rFonts w:ascii="Times New Roman" w:hAnsi="Times New Roman" w:cs="Times New Roman"/>
                <w:sz w:val="24"/>
                <w:szCs w:val="28"/>
              </w:rPr>
              <w:t>[8]</w:t>
            </w:r>
          </w:hyperlink>
          <w:r w:rsidR="00FE7B17" w:rsidRPr="00932AE7">
            <w:rPr>
              <w:rFonts w:ascii="Times New Roman" w:hAnsi="Times New Roman" w:cs="Times New Roman"/>
              <w:sz w:val="24"/>
            </w:rPr>
            <w:t>, which rely on known malware patterns to detect threats. However, these solutions struggle to keep pace with polymorphic malware that frequently changes its code to evade detection</w:t>
          </w:r>
          <w:r w:rsidR="00677333" w:rsidRPr="00932AE7">
            <w:rPr>
              <w:rFonts w:ascii="Times New Roman" w:hAnsi="Times New Roman" w:cs="Times New Roman"/>
              <w:sz w:val="24"/>
            </w:rPr>
            <w:t>.</w:t>
          </w:r>
        </w:p>
        <w:p w14:paraId="6AFAC3B1" w14:textId="388A3FB5" w:rsidR="002920AB" w:rsidRDefault="00F4356B" w:rsidP="000947BB">
          <w:pPr>
            <w:ind w:firstLine="72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5" behindDoc="0" locked="0" layoutInCell="1" allowOverlap="1" wp14:anchorId="1CA47740" wp14:editId="22A32A72">
                <wp:simplePos x="0" y="0"/>
                <wp:positionH relativeFrom="column">
                  <wp:posOffset>-640080</wp:posOffset>
                </wp:positionH>
                <wp:positionV relativeFrom="paragraph">
                  <wp:posOffset>0</wp:posOffset>
                </wp:positionV>
                <wp:extent cx="7034530" cy="44577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34530" cy="445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01203C" w14:textId="1CEC4460" w:rsidR="002920AB" w:rsidRPr="00FC448F" w:rsidRDefault="00F4356B" w:rsidP="000947BB">
          <w:pPr>
            <w:jc w:val="center"/>
            <w:rPr>
              <w:rFonts w:ascii="Times New Roman" w:hAnsi="Times New Roman" w:cs="Times New Roman"/>
              <w:color w:val="FF0000"/>
              <w:sz w:val="24"/>
            </w:rPr>
          </w:pPr>
          <w:r w:rsidRPr="00F4356B">
            <w:rPr>
              <w:rFonts w:ascii="Times New Roman" w:hAnsi="Times New Roman" w:cs="Times New Roman"/>
              <w:b/>
              <w:sz w:val="24"/>
            </w:rPr>
            <w:t xml:space="preserve">FIGURE </w:t>
          </w:r>
          <w:r w:rsidR="00136C4F" w:rsidRPr="00136C4F">
            <w:rPr>
              <w:rFonts w:ascii="Times New Roman" w:hAnsi="Times New Roman" w:cs="Times New Roman"/>
              <w:b/>
              <w:sz w:val="24"/>
            </w:rPr>
            <w:t>2</w:t>
          </w:r>
          <w:r w:rsidRPr="00136C4F">
            <w:rPr>
              <w:rFonts w:ascii="Times New Roman" w:hAnsi="Times New Roman" w:cs="Times New Roman"/>
              <w:b/>
              <w:sz w:val="24"/>
            </w:rPr>
            <w:t>.</w:t>
          </w:r>
          <w:r w:rsidR="00136C4F" w:rsidRPr="00136C4F">
            <w:rPr>
              <w:rFonts w:ascii="Times New Roman" w:hAnsi="Times New Roman" w:cs="Times New Roman"/>
              <w:b/>
              <w:sz w:val="24"/>
            </w:rPr>
            <w:t>1</w:t>
          </w:r>
          <w:r w:rsidRPr="00F4356B">
            <w:rPr>
              <w:rFonts w:ascii="Times New Roman" w:hAnsi="Times New Roman" w:cs="Times New Roman"/>
              <w:sz w:val="24"/>
            </w:rPr>
            <w:t xml:space="preserve"> Malware Analysis and Detection Taxonomy</w:t>
          </w:r>
          <w:r w:rsidR="002E21A2">
            <w:rPr>
              <w:rFonts w:ascii="Times New Roman" w:hAnsi="Times New Roman" w:cs="Times New Roman"/>
              <w:sz w:val="24"/>
            </w:rPr>
            <w:t xml:space="preserve"> </w:t>
          </w:r>
          <w:hyperlink w:anchor="ref2" w:history="1">
            <w:r w:rsidR="00822C54" w:rsidRPr="00822C54">
              <w:rPr>
                <w:rStyle w:val="Hyperlink"/>
                <w:rFonts w:ascii="Times New Roman" w:hAnsi="Times New Roman" w:cs="Times New Roman"/>
                <w:sz w:val="24"/>
              </w:rPr>
              <w:t>[2]</w:t>
            </w:r>
          </w:hyperlink>
        </w:p>
        <w:p w14:paraId="0A1CDF3D" w14:textId="77777777" w:rsidR="002E21A2" w:rsidRPr="00932AE7" w:rsidRDefault="002E21A2" w:rsidP="000947BB">
          <w:pPr>
            <w:jc w:val="both"/>
            <w:rPr>
              <w:rFonts w:ascii="Times New Roman" w:hAnsi="Times New Roman" w:cs="Times New Roman"/>
              <w:sz w:val="24"/>
            </w:rPr>
          </w:pPr>
        </w:p>
        <w:p w14:paraId="3585688B" w14:textId="3BB4A572" w:rsidR="00677333" w:rsidRPr="00932AE7" w:rsidRDefault="00677333" w:rsidP="000947BB">
          <w:pPr>
            <w:jc w:val="both"/>
            <w:rPr>
              <w:rFonts w:ascii="Times New Roman" w:hAnsi="Times New Roman" w:cs="Times New Roman"/>
              <w:b/>
              <w:sz w:val="24"/>
            </w:rPr>
          </w:pPr>
          <w:r w:rsidRPr="00932AE7">
            <w:rPr>
              <w:rFonts w:ascii="Times New Roman" w:hAnsi="Times New Roman" w:cs="Times New Roman"/>
              <w:b/>
              <w:sz w:val="24"/>
            </w:rPr>
            <w:t>TERMS</w:t>
          </w:r>
        </w:p>
        <w:p w14:paraId="5BCA0464" w14:textId="77A4DD2A" w:rsidR="00692260" w:rsidRPr="00932AE7" w:rsidRDefault="00692260" w:rsidP="000947BB">
          <w:pPr>
            <w:jc w:val="both"/>
            <w:rPr>
              <w:rFonts w:ascii="Times New Roman" w:hAnsi="Times New Roman" w:cs="Times New Roman"/>
              <w:sz w:val="24"/>
            </w:rPr>
          </w:pPr>
          <w:r w:rsidRPr="00932AE7">
            <w:rPr>
              <w:rFonts w:ascii="Times New Roman" w:hAnsi="Times New Roman" w:cs="Times New Roman"/>
              <w:b/>
              <w:sz w:val="24"/>
            </w:rPr>
            <w:t>Malware obfuscation</w:t>
          </w:r>
          <w:r w:rsidRPr="00932AE7">
            <w:rPr>
              <w:rFonts w:ascii="Times New Roman" w:hAnsi="Times New Roman" w:cs="Times New Roman"/>
              <w:sz w:val="24"/>
            </w:rPr>
            <w:t xml:space="preserve"> – It is the act of making the code of a program hard to discover or understand—by both humans and computers—but without changing how the program works</w:t>
          </w:r>
        </w:p>
        <w:p w14:paraId="4FBBEDF6" w14:textId="0558689A" w:rsidR="00692260" w:rsidRPr="00932AE7" w:rsidRDefault="00692260" w:rsidP="000947BB">
          <w:pPr>
            <w:jc w:val="both"/>
            <w:rPr>
              <w:rFonts w:ascii="Times New Roman" w:hAnsi="Times New Roman" w:cs="Times New Roman"/>
              <w:sz w:val="24"/>
            </w:rPr>
          </w:pPr>
          <w:r w:rsidRPr="00932AE7">
            <w:rPr>
              <w:rFonts w:ascii="Times New Roman" w:hAnsi="Times New Roman" w:cs="Times New Roman"/>
              <w:b/>
              <w:sz w:val="24"/>
            </w:rPr>
            <w:t>Polymorphic malware</w:t>
          </w:r>
          <w:r w:rsidRPr="00932AE7">
            <w:rPr>
              <w:rFonts w:ascii="Times New Roman" w:hAnsi="Times New Roman" w:cs="Times New Roman"/>
              <w:sz w:val="24"/>
            </w:rPr>
            <w:t xml:space="preserve"> is an evolving malware that frequently mutates its features to evade detection from traditional security solutions</w:t>
          </w:r>
        </w:p>
        <w:p w14:paraId="6F71DAE3" w14:textId="77777777" w:rsidR="00FE7B17" w:rsidRPr="00932AE7" w:rsidRDefault="00FE7B17" w:rsidP="000947BB">
          <w:pPr>
            <w:rPr>
              <w:sz w:val="20"/>
            </w:rPr>
          </w:pPr>
        </w:p>
        <w:p w14:paraId="7DE733D1" w14:textId="1A53E538" w:rsidR="00FE7B17" w:rsidRDefault="00FE7B17" w:rsidP="000947BB">
          <w:pPr>
            <w:pStyle w:val="Heading2"/>
            <w:rPr>
              <w:rFonts w:ascii="Times New Roman" w:hAnsi="Times New Roman" w:cs="Times New Roman"/>
              <w:b/>
              <w:color w:val="auto"/>
              <w:sz w:val="28"/>
            </w:rPr>
          </w:pPr>
          <w:bookmarkStart w:id="8" w:name="_Toc147414677"/>
          <w:r w:rsidRPr="00932AE7">
            <w:rPr>
              <w:rFonts w:ascii="Times New Roman" w:hAnsi="Times New Roman" w:cs="Times New Roman"/>
              <w:b/>
              <w:color w:val="auto"/>
              <w:sz w:val="28"/>
            </w:rPr>
            <w:lastRenderedPageBreak/>
            <w:t xml:space="preserve">2.3 </w:t>
          </w:r>
          <w:r w:rsidR="004435F2" w:rsidRPr="00932AE7">
            <w:rPr>
              <w:rFonts w:ascii="Times New Roman" w:hAnsi="Times New Roman" w:cs="Times New Roman"/>
              <w:b/>
              <w:color w:val="auto"/>
              <w:sz w:val="28"/>
            </w:rPr>
            <w:t>PROPOSED WORK</w:t>
          </w:r>
          <w:bookmarkEnd w:id="8"/>
        </w:p>
        <w:p w14:paraId="1F8D47EC" w14:textId="77777777" w:rsidR="00D02182" w:rsidRPr="00D02182" w:rsidRDefault="00D02182" w:rsidP="000947BB">
          <w:pPr>
            <w:rPr>
              <w:sz w:val="14"/>
            </w:rPr>
          </w:pPr>
        </w:p>
        <w:p w14:paraId="09A6EB88" w14:textId="233CCD03" w:rsidR="00C6271A" w:rsidRDefault="00D02182" w:rsidP="000947BB">
          <w:pPr>
            <w:jc w:val="both"/>
            <w:rPr>
              <w:rFonts w:ascii="Times New Roman" w:hAnsi="Times New Roman" w:cs="Times New Roman"/>
              <w:sz w:val="24"/>
            </w:rPr>
          </w:pPr>
          <w:r>
            <w:rPr>
              <w:rFonts w:ascii="Times New Roman" w:hAnsi="Times New Roman" w:cs="Times New Roman"/>
              <w:sz w:val="24"/>
            </w:rPr>
            <w:t xml:space="preserve">     </w:t>
          </w:r>
          <w:r w:rsidRPr="00D02182">
            <w:rPr>
              <w:rFonts w:ascii="Times New Roman" w:hAnsi="Times New Roman" w:cs="Times New Roman"/>
              <w:sz w:val="24"/>
            </w:rPr>
            <w:t xml:space="preserve">Our proposed work involves in-depth analysis of a specific malware sample. We will use a combination of signature-based, static, and dynamic analysis techniques to understand how this malware behaves and to classify its level of threat. This analysis will help us develop effective strategies for protection against this and similar malware in the future. Furthermore, we will </w:t>
          </w:r>
          <w:r>
            <w:rPr>
              <w:rFonts w:ascii="Times New Roman" w:hAnsi="Times New Roman" w:cs="Times New Roman"/>
              <w:sz w:val="24"/>
            </w:rPr>
            <w:t xml:space="preserve">be </w:t>
          </w:r>
          <w:r w:rsidRPr="00D02182">
            <w:rPr>
              <w:rFonts w:ascii="Times New Roman" w:hAnsi="Times New Roman" w:cs="Times New Roman"/>
              <w:sz w:val="24"/>
            </w:rPr>
            <w:t>shar</w:t>
          </w:r>
          <w:r>
            <w:rPr>
              <w:rFonts w:ascii="Times New Roman" w:hAnsi="Times New Roman" w:cs="Times New Roman"/>
              <w:sz w:val="24"/>
            </w:rPr>
            <w:t>ing</w:t>
          </w:r>
          <w:r w:rsidRPr="00D02182">
            <w:rPr>
              <w:rFonts w:ascii="Times New Roman" w:hAnsi="Times New Roman" w:cs="Times New Roman"/>
              <w:sz w:val="24"/>
            </w:rPr>
            <w:t xml:space="preserve"> our findings and insights with the community to contribute to the collective knowledge in the field and help others stay safe online. </w:t>
          </w:r>
        </w:p>
        <w:p w14:paraId="6E91A4A8" w14:textId="77777777" w:rsidR="00D02182" w:rsidRPr="00C6271A" w:rsidRDefault="00D02182" w:rsidP="000947BB">
          <w:pPr>
            <w:jc w:val="both"/>
          </w:pPr>
        </w:p>
        <w:p w14:paraId="0FB0664F" w14:textId="619F3046" w:rsidR="00FC448F" w:rsidRDefault="00C6271A" w:rsidP="000947BB">
          <w:pPr>
            <w:rPr>
              <w:rFonts w:ascii="Times New Roman" w:hAnsi="Times New Roman" w:cs="Times New Roman"/>
              <w:b/>
              <w:sz w:val="24"/>
            </w:rPr>
          </w:pPr>
          <w:r w:rsidRPr="00C6271A">
            <w:rPr>
              <w:rFonts w:ascii="Times New Roman" w:hAnsi="Times New Roman" w:cs="Times New Roman"/>
              <w:b/>
              <w:sz w:val="24"/>
            </w:rPr>
            <w:t>CONTRIBUTION OF THE WORK</w:t>
          </w:r>
        </w:p>
        <w:p w14:paraId="330BE4F1" w14:textId="77777777" w:rsidR="00FC448F" w:rsidRPr="00C6271A" w:rsidRDefault="00FC448F" w:rsidP="000947BB">
          <w:pPr>
            <w:rPr>
              <w:rFonts w:ascii="Times New Roman" w:hAnsi="Times New Roman" w:cs="Times New Roman"/>
              <w:b/>
              <w:sz w:val="24"/>
            </w:rPr>
          </w:pPr>
        </w:p>
        <w:p w14:paraId="35A555FE" w14:textId="19F35D79" w:rsidR="00FC448F" w:rsidRPr="00FC448F" w:rsidRDefault="00C6271A" w:rsidP="000947BB">
          <w:pPr>
            <w:pStyle w:val="ListParagraph"/>
            <w:numPr>
              <w:ilvl w:val="0"/>
              <w:numId w:val="16"/>
            </w:numPr>
            <w:jc w:val="both"/>
            <w:rPr>
              <w:rFonts w:ascii="Times New Roman" w:hAnsi="Times New Roman" w:cs="Times New Roman"/>
              <w:sz w:val="24"/>
              <w:szCs w:val="28"/>
            </w:rPr>
          </w:pPr>
          <w:r w:rsidRPr="00FC448F">
            <w:rPr>
              <w:rFonts w:ascii="Times New Roman" w:hAnsi="Times New Roman" w:cs="Times New Roman"/>
              <w:b/>
              <w:sz w:val="24"/>
              <w:szCs w:val="28"/>
            </w:rPr>
            <w:t>Techniques and tools for detecting and analyzing the malware.</w:t>
          </w:r>
          <w:r w:rsidRPr="00FC448F">
            <w:rPr>
              <w:rFonts w:ascii="Times New Roman" w:hAnsi="Times New Roman" w:cs="Times New Roman"/>
              <w:sz w:val="24"/>
              <w:szCs w:val="28"/>
            </w:rPr>
            <w:t xml:space="preserve"> This </w:t>
          </w:r>
          <w:r w:rsidR="00D02182" w:rsidRPr="00FC448F">
            <w:rPr>
              <w:rFonts w:ascii="Times New Roman" w:hAnsi="Times New Roman" w:cs="Times New Roman"/>
              <w:sz w:val="24"/>
              <w:szCs w:val="28"/>
            </w:rPr>
            <w:t>report</w:t>
          </w:r>
          <w:r w:rsidRPr="00FC448F">
            <w:rPr>
              <w:rFonts w:ascii="Times New Roman" w:hAnsi="Times New Roman" w:cs="Times New Roman"/>
              <w:sz w:val="24"/>
              <w:szCs w:val="28"/>
            </w:rPr>
            <w:t xml:space="preserve"> provides </w:t>
          </w:r>
          <w:r w:rsidR="00692260" w:rsidRPr="00FC448F">
            <w:rPr>
              <w:rFonts w:ascii="Times New Roman" w:hAnsi="Times New Roman" w:cs="Times New Roman"/>
              <w:sz w:val="24"/>
              <w:szCs w:val="28"/>
            </w:rPr>
            <w:t xml:space="preserve">our plan is to deal with the malware issue by studying a malicious computer program. </w:t>
          </w:r>
          <w:r w:rsidRPr="00FC448F">
            <w:rPr>
              <w:rFonts w:ascii="Times New Roman" w:hAnsi="Times New Roman" w:cs="Times New Roman"/>
              <w:sz w:val="24"/>
              <w:szCs w:val="28"/>
            </w:rPr>
            <w:t>O</w:t>
          </w:r>
          <w:r w:rsidR="00692260" w:rsidRPr="00FC448F">
            <w:rPr>
              <w:rFonts w:ascii="Times New Roman" w:hAnsi="Times New Roman" w:cs="Times New Roman"/>
              <w:sz w:val="24"/>
              <w:szCs w:val="28"/>
            </w:rPr>
            <w:t xml:space="preserve">ur project aims to </w:t>
          </w:r>
          <w:r w:rsidR="002920AB" w:rsidRPr="00FC448F">
            <w:rPr>
              <w:rFonts w:ascii="Times New Roman" w:hAnsi="Times New Roman" w:cs="Times New Roman"/>
              <w:sz w:val="24"/>
              <w:szCs w:val="28"/>
            </w:rPr>
            <w:t xml:space="preserve">use both </w:t>
          </w:r>
          <w:r w:rsidR="00692260" w:rsidRPr="00FC448F">
            <w:rPr>
              <w:rFonts w:ascii="Times New Roman" w:hAnsi="Times New Roman" w:cs="Times New Roman"/>
              <w:sz w:val="24"/>
              <w:szCs w:val="28"/>
            </w:rPr>
            <w:t xml:space="preserve">static and dynamic analysis techniques </w:t>
          </w:r>
          <w:r w:rsidR="002920AB" w:rsidRPr="00FC448F">
            <w:rPr>
              <w:rFonts w:ascii="Times New Roman" w:hAnsi="Times New Roman" w:cs="Times New Roman"/>
              <w:sz w:val="24"/>
              <w:szCs w:val="28"/>
            </w:rPr>
            <w:t>which are responsible for the analysis of the malicious software called malware. W</w:t>
          </w:r>
          <w:r w:rsidR="00692260" w:rsidRPr="00FC448F">
            <w:rPr>
              <w:rFonts w:ascii="Times New Roman" w:hAnsi="Times New Roman" w:cs="Times New Roman"/>
              <w:sz w:val="24"/>
              <w:szCs w:val="28"/>
            </w:rPr>
            <w:t>e'll look at how it works and how it could harm our computers. Then, we'll figure out how to protect our computers from it. We'll also share what we learn with others to help everyone stay safe online. Plus, we'll explore ways to make our defenses even stronger in the future. Our goal is to keep the digital world a safer place for everyone.</w:t>
          </w:r>
        </w:p>
        <w:p w14:paraId="212B33C2" w14:textId="4CF76F42" w:rsidR="00FC448F" w:rsidRPr="00FC448F" w:rsidRDefault="00C6271A" w:rsidP="000947BB">
          <w:pPr>
            <w:pStyle w:val="ListParagraph"/>
            <w:numPr>
              <w:ilvl w:val="0"/>
              <w:numId w:val="16"/>
            </w:numPr>
            <w:jc w:val="both"/>
            <w:rPr>
              <w:rFonts w:ascii="Times New Roman" w:hAnsi="Times New Roman" w:cs="Times New Roman"/>
              <w:sz w:val="24"/>
              <w:szCs w:val="28"/>
            </w:rPr>
          </w:pPr>
          <w:r w:rsidRPr="00FC448F">
            <w:rPr>
              <w:rFonts w:ascii="Times New Roman" w:hAnsi="Times New Roman" w:cs="Times New Roman"/>
              <w:b/>
              <w:sz w:val="24"/>
              <w:szCs w:val="28"/>
            </w:rPr>
            <w:t>List of comprehensive tools</w:t>
          </w:r>
          <w:r w:rsidRPr="00FC448F">
            <w:rPr>
              <w:rFonts w:ascii="Times New Roman" w:hAnsi="Times New Roman" w:cs="Times New Roman"/>
              <w:sz w:val="24"/>
              <w:szCs w:val="28"/>
            </w:rPr>
            <w:t xml:space="preserve">. This </w:t>
          </w:r>
          <w:r w:rsidR="00D02182" w:rsidRPr="00FC448F">
            <w:rPr>
              <w:rFonts w:ascii="Times New Roman" w:hAnsi="Times New Roman" w:cs="Times New Roman"/>
              <w:sz w:val="24"/>
              <w:szCs w:val="28"/>
            </w:rPr>
            <w:t>report</w:t>
          </w:r>
          <w:r w:rsidRPr="00FC448F">
            <w:rPr>
              <w:rFonts w:ascii="Times New Roman" w:hAnsi="Times New Roman" w:cs="Times New Roman"/>
              <w:sz w:val="24"/>
              <w:szCs w:val="28"/>
            </w:rPr>
            <w:t xml:space="preserve"> presents a novel overview about the list of comprehensive tools available for malware detection, reverse engineering tool like Flare VM, for process monitoring ProcMon, for detection of URL request</w:t>
          </w:r>
          <w:r w:rsidR="00D02182" w:rsidRPr="00FC448F">
            <w:rPr>
              <w:rFonts w:ascii="Times New Roman" w:hAnsi="Times New Roman" w:cs="Times New Roman"/>
              <w:sz w:val="24"/>
              <w:szCs w:val="28"/>
            </w:rPr>
            <w:t xml:space="preserve"> Wireshark, etc.</w:t>
          </w:r>
        </w:p>
        <w:p w14:paraId="5A10450C" w14:textId="129506AB" w:rsidR="00D02182" w:rsidRPr="00FC448F" w:rsidRDefault="00D02182" w:rsidP="000947BB">
          <w:pPr>
            <w:pStyle w:val="ListParagraph"/>
            <w:numPr>
              <w:ilvl w:val="0"/>
              <w:numId w:val="16"/>
            </w:numPr>
            <w:jc w:val="both"/>
            <w:rPr>
              <w:rFonts w:ascii="Times New Roman" w:hAnsi="Times New Roman" w:cs="Times New Roman"/>
              <w:sz w:val="24"/>
              <w:szCs w:val="28"/>
            </w:rPr>
          </w:pPr>
          <w:r w:rsidRPr="00FC448F">
            <w:rPr>
              <w:rFonts w:ascii="Times New Roman" w:hAnsi="Times New Roman" w:cs="Times New Roman"/>
              <w:b/>
              <w:sz w:val="24"/>
              <w:szCs w:val="28"/>
            </w:rPr>
            <w:t>Guide for malware analysts</w:t>
          </w:r>
          <w:r w:rsidRPr="00FC448F">
            <w:rPr>
              <w:rFonts w:ascii="Times New Roman" w:hAnsi="Times New Roman" w:cs="Times New Roman"/>
              <w:sz w:val="24"/>
              <w:szCs w:val="28"/>
            </w:rPr>
            <w:t>. Finally, the contribution in this report will help researchers and malware analysts on getting appropriate tools for their specific analysis.</w:t>
          </w:r>
        </w:p>
        <w:p w14:paraId="3E6C08EE" w14:textId="77777777" w:rsidR="00D02182" w:rsidRPr="00932AE7" w:rsidRDefault="00D02182" w:rsidP="000947BB">
          <w:pPr>
            <w:jc w:val="both"/>
            <w:rPr>
              <w:rFonts w:ascii="Times New Roman" w:hAnsi="Times New Roman" w:cs="Times New Roman"/>
              <w:sz w:val="24"/>
              <w:szCs w:val="28"/>
            </w:rPr>
          </w:pPr>
        </w:p>
        <w:p w14:paraId="724D46FE" w14:textId="3656AA50" w:rsidR="00FE7B17" w:rsidRPr="002920AB" w:rsidRDefault="00FE7B17" w:rsidP="000947BB">
          <w:pPr>
            <w:jc w:val="center"/>
            <w:rPr>
              <w:rFonts w:ascii="Times New Roman" w:hAnsi="Times New Roman" w:cs="Times New Roman"/>
              <w:sz w:val="24"/>
              <w:szCs w:val="28"/>
            </w:rPr>
          </w:pPr>
          <w:r w:rsidRPr="00932AE7">
            <w:rPr>
              <w:rFonts w:ascii="Times New Roman" w:hAnsi="Times New Roman" w:cs="Times New Roman"/>
              <w:sz w:val="24"/>
              <w:szCs w:val="28"/>
            </w:rPr>
            <w:br w:type="page"/>
          </w:r>
          <w:r w:rsidRPr="002920AB">
            <w:rPr>
              <w:rFonts w:ascii="Times New Roman" w:eastAsia="Times New Roman" w:hAnsi="Times New Roman" w:cs="Times New Roman"/>
              <w:b/>
              <w:sz w:val="28"/>
              <w:szCs w:val="32"/>
            </w:rPr>
            <w:lastRenderedPageBreak/>
            <w:t>CHAPTER-3:</w:t>
          </w:r>
        </w:p>
        <w:p w14:paraId="16885E85" w14:textId="72BD4DE8" w:rsidR="00FE7B17" w:rsidRDefault="00FE7B17" w:rsidP="000947BB">
          <w:pPr>
            <w:jc w:val="center"/>
            <w:rPr>
              <w:rFonts w:ascii="Times New Roman" w:eastAsia="Times New Roman" w:hAnsi="Times New Roman" w:cs="Times New Roman"/>
              <w:b/>
              <w:sz w:val="28"/>
              <w:szCs w:val="32"/>
            </w:rPr>
          </w:pPr>
          <w:r w:rsidRPr="002920AB">
            <w:rPr>
              <w:rFonts w:ascii="Times New Roman" w:eastAsia="Times New Roman" w:hAnsi="Times New Roman" w:cs="Times New Roman"/>
              <w:b/>
              <w:sz w:val="28"/>
              <w:szCs w:val="32"/>
            </w:rPr>
            <w:t>REQUIREMENT ARTIFACTS</w:t>
          </w:r>
        </w:p>
        <w:p w14:paraId="6362A4AE" w14:textId="77777777" w:rsidR="00087193" w:rsidRPr="00087193" w:rsidRDefault="00087193" w:rsidP="000947BB">
          <w:pPr>
            <w:jc w:val="center"/>
            <w:rPr>
              <w:rFonts w:ascii="Times New Roman" w:eastAsia="Times New Roman" w:hAnsi="Times New Roman" w:cs="Times New Roman"/>
              <w:b/>
              <w:sz w:val="6"/>
              <w:szCs w:val="32"/>
            </w:rPr>
          </w:pPr>
        </w:p>
        <w:p w14:paraId="089EC33A" w14:textId="2AE500FF" w:rsidR="00FE7B17" w:rsidRPr="002920AB" w:rsidRDefault="00FE7B17" w:rsidP="000947BB">
          <w:pPr>
            <w:rPr>
              <w:rFonts w:ascii="Times New Roman" w:eastAsia="Times New Roman" w:hAnsi="Times New Roman" w:cs="Times New Roman"/>
              <w:b/>
              <w:sz w:val="28"/>
              <w:szCs w:val="24"/>
            </w:rPr>
          </w:pPr>
          <w:r w:rsidRPr="002920AB">
            <w:rPr>
              <w:rFonts w:ascii="Times New Roman" w:eastAsia="Times New Roman" w:hAnsi="Times New Roman" w:cs="Times New Roman"/>
              <w:b/>
              <w:sz w:val="28"/>
              <w:szCs w:val="24"/>
            </w:rPr>
            <w:t>3.1</w:t>
          </w:r>
          <w:r w:rsidR="004435F2" w:rsidRPr="002920AB">
            <w:rPr>
              <w:rFonts w:ascii="Times New Roman" w:eastAsia="Times New Roman" w:hAnsi="Times New Roman" w:cs="Times New Roman"/>
              <w:b/>
              <w:sz w:val="28"/>
              <w:szCs w:val="24"/>
            </w:rPr>
            <w:t xml:space="preserve"> INTRODUCTION</w:t>
          </w:r>
        </w:p>
        <w:p w14:paraId="4DB4304E" w14:textId="78E9B15A" w:rsidR="00FE7B17" w:rsidRPr="002920AB" w:rsidRDefault="0080281E" w:rsidP="000947B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E7B17" w:rsidRPr="002920AB">
            <w:rPr>
              <w:rFonts w:ascii="Times New Roman" w:eastAsia="Times New Roman" w:hAnsi="Times New Roman" w:cs="Times New Roman"/>
              <w:sz w:val="24"/>
              <w:szCs w:val="24"/>
            </w:rPr>
            <w:t>This section describes the components and prerequisites for successful malware detection. Availability and correct installation of hardware, software and special requirements are important for effective and efficient evaluation. This section provides guidelines to ensure all necessary elements are available before starting the analysis process.</w:t>
          </w:r>
        </w:p>
        <w:p w14:paraId="14AE0EEF" w14:textId="6A15784B" w:rsidR="00FE7B17" w:rsidRPr="002920AB" w:rsidRDefault="00FE7B17" w:rsidP="000947BB">
          <w:pPr>
            <w:rPr>
              <w:rFonts w:ascii="Times New Roman" w:eastAsia="Times New Roman" w:hAnsi="Times New Roman" w:cs="Times New Roman"/>
              <w:sz w:val="6"/>
              <w:szCs w:val="24"/>
            </w:rPr>
          </w:pPr>
        </w:p>
        <w:p w14:paraId="747F9E31" w14:textId="28418795" w:rsidR="00FE7B17" w:rsidRPr="002920AB" w:rsidRDefault="00FE7B17" w:rsidP="000947BB">
          <w:pPr>
            <w:rPr>
              <w:rFonts w:ascii="Times New Roman" w:eastAsia="Times New Roman" w:hAnsi="Times New Roman" w:cs="Times New Roman"/>
              <w:b/>
              <w:sz w:val="28"/>
              <w:szCs w:val="24"/>
            </w:rPr>
          </w:pPr>
          <w:r w:rsidRPr="002920AB">
            <w:rPr>
              <w:rFonts w:ascii="Times New Roman" w:eastAsia="Times New Roman" w:hAnsi="Times New Roman" w:cs="Times New Roman"/>
              <w:b/>
              <w:sz w:val="28"/>
              <w:szCs w:val="24"/>
            </w:rPr>
            <w:t xml:space="preserve">3.2 </w:t>
          </w:r>
          <w:r w:rsidR="004435F2" w:rsidRPr="002920AB">
            <w:rPr>
              <w:rFonts w:ascii="Times New Roman" w:eastAsia="Times New Roman" w:hAnsi="Times New Roman" w:cs="Times New Roman"/>
              <w:b/>
              <w:sz w:val="28"/>
              <w:szCs w:val="24"/>
            </w:rPr>
            <w:t>HARDWARE AND SOFTWARE REQUIREMENTS</w:t>
          </w:r>
        </w:p>
        <w:p w14:paraId="5EE4C6EB" w14:textId="5204C1F7" w:rsidR="00FE7B17" w:rsidRPr="002920AB" w:rsidRDefault="00FE7B17" w:rsidP="000947BB">
          <w:pPr>
            <w:rPr>
              <w:rFonts w:ascii="Times New Roman" w:eastAsia="Times New Roman" w:hAnsi="Times New Roman" w:cs="Times New Roman"/>
              <w:b/>
              <w:bCs/>
              <w:sz w:val="24"/>
              <w:szCs w:val="24"/>
            </w:rPr>
          </w:pPr>
          <w:r w:rsidRPr="002920AB">
            <w:rPr>
              <w:rFonts w:ascii="Times New Roman" w:eastAsia="Times New Roman" w:hAnsi="Times New Roman" w:cs="Times New Roman"/>
              <w:b/>
              <w:bCs/>
              <w:sz w:val="24"/>
              <w:szCs w:val="24"/>
            </w:rPr>
            <w:t>3.2.1 Hardware Requirements</w:t>
          </w:r>
        </w:p>
        <w:p w14:paraId="09B00ECD" w14:textId="0CB0E0E0" w:rsidR="00FE7B17" w:rsidRPr="002920AB" w:rsidRDefault="00FE7B17" w:rsidP="000947BB">
          <w:p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The following hardware components are essential for the malware analysis environment:</w:t>
          </w:r>
        </w:p>
        <w:p w14:paraId="42347164" w14:textId="544BD33D" w:rsidR="00FE7B17" w:rsidRPr="002920AB" w:rsidRDefault="00FE7B17" w:rsidP="000947BB">
          <w:pPr>
            <w:numPr>
              <w:ilvl w:val="0"/>
              <w:numId w:val="21"/>
            </w:numPr>
            <w:jc w:val="both"/>
            <w:rPr>
              <w:rFonts w:ascii="Times New Roman" w:eastAsia="Times New Roman" w:hAnsi="Times New Roman" w:cs="Times New Roman"/>
              <w:sz w:val="24"/>
              <w:szCs w:val="24"/>
            </w:rPr>
          </w:pPr>
          <w:r w:rsidRPr="002920AB">
            <w:rPr>
              <w:rFonts w:ascii="Times New Roman" w:eastAsia="Times New Roman" w:hAnsi="Times New Roman" w:cs="Times New Roman"/>
              <w:b/>
              <w:bCs/>
              <w:sz w:val="24"/>
              <w:szCs w:val="24"/>
            </w:rPr>
            <w:t>Host System</w:t>
          </w:r>
          <w:r w:rsidRPr="002920AB">
            <w:rPr>
              <w:rFonts w:ascii="Times New Roman" w:eastAsia="Times New Roman" w:hAnsi="Times New Roman" w:cs="Times New Roman"/>
              <w:sz w:val="24"/>
              <w:szCs w:val="24"/>
            </w:rPr>
            <w:t>:</w:t>
          </w:r>
        </w:p>
        <w:p w14:paraId="70EED587" w14:textId="2BB32356" w:rsidR="00FE7B17" w:rsidRPr="002920AB" w:rsidRDefault="00FE7B17" w:rsidP="000947BB">
          <w:pPr>
            <w:numPr>
              <w:ilvl w:val="1"/>
              <w:numId w:val="21"/>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A high-performance computer with adequate CPU, RAM, and storage capacity to host virtual machines.</w:t>
          </w:r>
        </w:p>
        <w:p w14:paraId="158291D5" w14:textId="1A6BF39B" w:rsidR="00FE7B17" w:rsidRPr="002920AB" w:rsidRDefault="00FE7B17" w:rsidP="000947BB">
          <w:pPr>
            <w:numPr>
              <w:ilvl w:val="1"/>
              <w:numId w:val="21"/>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Sufficient disk space for storing VM images, snapshots, and analysis artifacts.</w:t>
          </w:r>
        </w:p>
        <w:p w14:paraId="4D216089" w14:textId="407052A3" w:rsidR="00FE7B17" w:rsidRPr="002920AB" w:rsidRDefault="00FE7B17" w:rsidP="000947BB">
          <w:pPr>
            <w:numPr>
              <w:ilvl w:val="0"/>
              <w:numId w:val="21"/>
            </w:numPr>
            <w:jc w:val="both"/>
            <w:rPr>
              <w:rFonts w:ascii="Times New Roman" w:eastAsia="Times New Roman" w:hAnsi="Times New Roman" w:cs="Times New Roman"/>
              <w:sz w:val="24"/>
              <w:szCs w:val="24"/>
            </w:rPr>
          </w:pPr>
          <w:r w:rsidRPr="002920AB">
            <w:rPr>
              <w:rFonts w:ascii="Times New Roman" w:eastAsia="Times New Roman" w:hAnsi="Times New Roman" w:cs="Times New Roman"/>
              <w:b/>
              <w:bCs/>
              <w:sz w:val="24"/>
              <w:szCs w:val="24"/>
            </w:rPr>
            <w:t>Virtualization Platform</w:t>
          </w:r>
          <w:r w:rsidRPr="002920AB">
            <w:rPr>
              <w:rFonts w:ascii="Times New Roman" w:eastAsia="Times New Roman" w:hAnsi="Times New Roman" w:cs="Times New Roman"/>
              <w:sz w:val="24"/>
              <w:szCs w:val="24"/>
            </w:rPr>
            <w:t>:</w:t>
          </w:r>
        </w:p>
        <w:p w14:paraId="14813E8A" w14:textId="25EC48FA" w:rsidR="00FE7B17" w:rsidRDefault="005604BA" w:rsidP="000947BB">
          <w:pPr>
            <w:numPr>
              <w:ilvl w:val="1"/>
              <w:numId w:val="21"/>
            </w:numPr>
            <w:jc w:val="both"/>
            <w:rPr>
              <w:rFonts w:ascii="Times New Roman" w:eastAsia="Times New Roman" w:hAnsi="Times New Roman" w:cs="Times New Roman"/>
              <w:sz w:val="24"/>
              <w:szCs w:val="24"/>
            </w:rPr>
          </w:pPr>
          <w:r>
            <w:rPr>
              <w:rFonts w:ascii="Times New Roman" w:hAnsi="Times New Roman" w:cs="Times New Roman"/>
              <w:b/>
              <w:noProof/>
              <w:sz w:val="28"/>
              <w:szCs w:val="28"/>
            </w:rPr>
            <w:drawing>
              <wp:anchor distT="0" distB="0" distL="114300" distR="114300" simplePos="0" relativeHeight="251658250" behindDoc="0" locked="0" layoutInCell="1" allowOverlap="1" wp14:anchorId="68FE339B" wp14:editId="3D80979F">
                <wp:simplePos x="0" y="0"/>
                <wp:positionH relativeFrom="column">
                  <wp:posOffset>1158240</wp:posOffset>
                </wp:positionH>
                <wp:positionV relativeFrom="paragraph">
                  <wp:posOffset>558800</wp:posOffset>
                </wp:positionV>
                <wp:extent cx="3497580" cy="2613660"/>
                <wp:effectExtent l="0" t="0" r="762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573" t="5451" r="19308" b="13270"/>
                        <a:stretch/>
                      </pic:blipFill>
                      <pic:spPr bwMode="auto">
                        <a:xfrm>
                          <a:off x="0" y="0"/>
                          <a:ext cx="3497580" cy="2613660"/>
                        </a:xfrm>
                        <a:prstGeom prst="rect">
                          <a:avLst/>
                        </a:prstGeom>
                        <a:noFill/>
                        <a:ln>
                          <a:noFill/>
                        </a:ln>
                        <a:extLst>
                          <a:ext uri="{53640926-AAD7-44D8-BBD7-CCE9431645EC}">
                            <a14:shadowObscured xmlns:a14="http://schemas.microsoft.com/office/drawing/2010/main"/>
                          </a:ext>
                        </a:extLst>
                      </pic:spPr>
                    </pic:pic>
                  </a:graphicData>
                </a:graphic>
              </wp:anchor>
            </w:drawing>
          </w:r>
          <w:r w:rsidR="00FE7B17" w:rsidRPr="002920AB">
            <w:rPr>
              <w:rFonts w:ascii="Times New Roman" w:eastAsia="Times New Roman" w:hAnsi="Times New Roman" w:cs="Times New Roman"/>
              <w:sz w:val="24"/>
              <w:szCs w:val="24"/>
            </w:rPr>
            <w:t>Installation of a compatible virtualization platform such as VMware Workstation, VirtualBox, etc.</w:t>
          </w:r>
        </w:p>
        <w:p w14:paraId="52E3D2C3" w14:textId="4797CEFB" w:rsidR="007D7CE1" w:rsidRPr="007D7CE1" w:rsidRDefault="007D7CE1" w:rsidP="000947BB">
          <w:pPr>
            <w:ind w:left="1440"/>
            <w:jc w:val="center"/>
            <w:rPr>
              <w:rFonts w:ascii="Times New Roman" w:eastAsia="Times New Roman" w:hAnsi="Times New Roman" w:cs="Times New Roman"/>
              <w:sz w:val="4"/>
              <w:szCs w:val="24"/>
            </w:rPr>
          </w:pPr>
        </w:p>
        <w:p w14:paraId="7A01BF18" w14:textId="5D8AFB15" w:rsidR="00FC448F" w:rsidRPr="002920AB" w:rsidRDefault="00FC448F" w:rsidP="000947BB">
          <w:pPr>
            <w:jc w:val="center"/>
            <w:rPr>
              <w:rFonts w:ascii="Times New Roman" w:eastAsia="Times New Roman" w:hAnsi="Times New Roman" w:cs="Times New Roman"/>
              <w:sz w:val="24"/>
              <w:szCs w:val="24"/>
            </w:rPr>
          </w:pPr>
          <w:r w:rsidRPr="00BE1B34">
            <w:rPr>
              <w:rFonts w:ascii="Times New Roman" w:eastAsia="Times New Roman" w:hAnsi="Times New Roman" w:cs="Times New Roman"/>
              <w:b/>
              <w:sz w:val="24"/>
              <w:szCs w:val="24"/>
            </w:rPr>
            <w:t>FIGURE</w:t>
          </w:r>
          <w:r w:rsidR="00BE1B34" w:rsidRPr="00BE1B34">
            <w:rPr>
              <w:rFonts w:ascii="Times New Roman" w:eastAsia="Times New Roman" w:hAnsi="Times New Roman" w:cs="Times New Roman"/>
              <w:b/>
              <w:sz w:val="24"/>
              <w:szCs w:val="24"/>
            </w:rPr>
            <w:t xml:space="preserve"> 3</w:t>
          </w:r>
          <w:r w:rsidR="00136C4F">
            <w:rPr>
              <w:rFonts w:ascii="Times New Roman" w:eastAsia="Times New Roman" w:hAnsi="Times New Roman" w:cs="Times New Roman"/>
              <w:b/>
              <w:sz w:val="24"/>
              <w:szCs w:val="24"/>
            </w:rPr>
            <w:t>.1</w:t>
          </w:r>
          <w:r w:rsidR="00604E29">
            <w:rPr>
              <w:rFonts w:ascii="Times New Roman" w:eastAsia="Times New Roman" w:hAnsi="Times New Roman" w:cs="Times New Roman"/>
              <w:b/>
              <w:sz w:val="24"/>
              <w:szCs w:val="24"/>
            </w:rPr>
            <w:t xml:space="preserve">: </w:t>
          </w:r>
          <w:r w:rsidR="00604E29">
            <w:rPr>
              <w:rFonts w:ascii="Times New Roman" w:eastAsia="Times New Roman" w:hAnsi="Times New Roman" w:cs="Times New Roman"/>
              <w:sz w:val="24"/>
              <w:szCs w:val="24"/>
            </w:rPr>
            <w:t>Visual representation of host OS and guest OS</w:t>
          </w:r>
        </w:p>
        <w:p w14:paraId="3D48F4A6" w14:textId="77777777" w:rsidR="00FE7B17" w:rsidRPr="002920AB" w:rsidRDefault="00FE7B17" w:rsidP="000947BB">
          <w:pPr>
            <w:jc w:val="both"/>
            <w:rPr>
              <w:rFonts w:ascii="Times New Roman" w:eastAsia="Times New Roman" w:hAnsi="Times New Roman" w:cs="Times New Roman"/>
              <w:sz w:val="24"/>
              <w:szCs w:val="24"/>
            </w:rPr>
          </w:pPr>
          <w:r w:rsidRPr="002920AB">
            <w:rPr>
              <w:rFonts w:ascii="Times New Roman" w:eastAsia="Times New Roman" w:hAnsi="Times New Roman" w:cs="Times New Roman"/>
              <w:b/>
              <w:bCs/>
              <w:sz w:val="24"/>
              <w:szCs w:val="24"/>
            </w:rPr>
            <w:lastRenderedPageBreak/>
            <w:t>3.2.2 Software Requirements</w:t>
          </w:r>
        </w:p>
        <w:p w14:paraId="32DE46D8" w14:textId="636560AF" w:rsidR="00FE7B17" w:rsidRPr="002920AB" w:rsidRDefault="661F2C36" w:rsidP="000947BB">
          <w:pPr>
            <w:jc w:val="both"/>
            <w:rPr>
              <w:rFonts w:ascii="Times New Roman" w:eastAsia="Times New Roman" w:hAnsi="Times New Roman" w:cs="Times New Roman"/>
              <w:sz w:val="24"/>
              <w:szCs w:val="28"/>
            </w:rPr>
          </w:pPr>
          <w:r w:rsidRPr="002920AB">
            <w:rPr>
              <w:rFonts w:ascii="Times New Roman" w:eastAsia="Times New Roman" w:hAnsi="Times New Roman" w:cs="Times New Roman"/>
              <w:sz w:val="24"/>
              <w:szCs w:val="28"/>
            </w:rPr>
            <w:t>The software requirements include the necessary operating systems, virtual machine images, and analysis tools:</w:t>
          </w:r>
        </w:p>
        <w:p w14:paraId="14508B56" w14:textId="77777777" w:rsidR="00FE7B17" w:rsidRPr="002920AB" w:rsidRDefault="00FE7B17" w:rsidP="000947BB">
          <w:pPr>
            <w:numPr>
              <w:ilvl w:val="0"/>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b/>
              <w:bCs/>
              <w:sz w:val="24"/>
              <w:szCs w:val="24"/>
            </w:rPr>
            <w:t>Operating Systems</w:t>
          </w:r>
          <w:r w:rsidRPr="002920AB">
            <w:rPr>
              <w:rFonts w:ascii="Times New Roman" w:eastAsia="Times New Roman" w:hAnsi="Times New Roman" w:cs="Times New Roman"/>
              <w:sz w:val="24"/>
              <w:szCs w:val="24"/>
            </w:rPr>
            <w:t>:</w:t>
          </w:r>
        </w:p>
        <w:p w14:paraId="70FE24ED" w14:textId="77777777" w:rsidR="00FE7B17" w:rsidRPr="002920AB" w:rsidRDefault="00FE7B17" w:rsidP="000947BB">
          <w:pPr>
            <w:numPr>
              <w:ilvl w:val="1"/>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Windows 10: For general host operations and compatibility.</w:t>
          </w:r>
        </w:p>
        <w:p w14:paraId="60DB8B43" w14:textId="77777777" w:rsidR="00FE7B17" w:rsidRPr="002920AB" w:rsidRDefault="00FE7B17" w:rsidP="000947BB">
          <w:pPr>
            <w:numPr>
              <w:ilvl w:val="1"/>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REMnux: A Linux-based distribution purpose-built for malware analysis tasks.</w:t>
          </w:r>
        </w:p>
        <w:p w14:paraId="617A6A38" w14:textId="77777777" w:rsidR="00FE7B17" w:rsidRPr="002920AB" w:rsidRDefault="00FE7B17" w:rsidP="000947BB">
          <w:pPr>
            <w:numPr>
              <w:ilvl w:val="0"/>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b/>
              <w:bCs/>
              <w:sz w:val="24"/>
              <w:szCs w:val="24"/>
            </w:rPr>
            <w:t>Virtual Machine Images</w:t>
          </w:r>
          <w:r w:rsidRPr="002920AB">
            <w:rPr>
              <w:rFonts w:ascii="Times New Roman" w:eastAsia="Times New Roman" w:hAnsi="Times New Roman" w:cs="Times New Roman"/>
              <w:sz w:val="24"/>
              <w:szCs w:val="24"/>
            </w:rPr>
            <w:t>:</w:t>
          </w:r>
        </w:p>
        <w:p w14:paraId="3049E13A" w14:textId="77777777" w:rsidR="00FE7B17" w:rsidRPr="002920AB" w:rsidRDefault="00FE7B17" w:rsidP="000947BB">
          <w:pPr>
            <w:numPr>
              <w:ilvl w:val="1"/>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Downloaded and imported VM images for Windows 10 and REMnux from their respective official sources or trusted repositories.</w:t>
          </w:r>
        </w:p>
        <w:p w14:paraId="1D5243B7" w14:textId="77777777" w:rsidR="00FE7B17" w:rsidRPr="002920AB" w:rsidRDefault="00FE7B17" w:rsidP="000947BB">
          <w:pPr>
            <w:numPr>
              <w:ilvl w:val="0"/>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b/>
              <w:bCs/>
              <w:sz w:val="24"/>
              <w:szCs w:val="24"/>
            </w:rPr>
            <w:t>Analysis Tools</w:t>
          </w:r>
          <w:r w:rsidRPr="002920AB">
            <w:rPr>
              <w:rFonts w:ascii="Times New Roman" w:eastAsia="Times New Roman" w:hAnsi="Times New Roman" w:cs="Times New Roman"/>
              <w:sz w:val="24"/>
              <w:szCs w:val="24"/>
            </w:rPr>
            <w:t>:</w:t>
          </w:r>
        </w:p>
        <w:p w14:paraId="77FC8E8E" w14:textId="77777777" w:rsidR="00FE7B17" w:rsidRPr="002920AB" w:rsidRDefault="00FE7B17" w:rsidP="000947BB">
          <w:pPr>
            <w:numPr>
              <w:ilvl w:val="1"/>
              <w:numId w:val="22"/>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Installation and configuration of malware analysis tools within the FLARE VM, including debuggers, disassemblers, and network monitoring tools.</w:t>
          </w:r>
        </w:p>
        <w:p w14:paraId="2EF5DDF1" w14:textId="77777777" w:rsidR="00FE7B17" w:rsidRPr="002920AB" w:rsidRDefault="00FE7B17" w:rsidP="000947BB">
          <w:pPr>
            <w:rPr>
              <w:rFonts w:ascii="Times New Roman" w:eastAsia="Times New Roman" w:hAnsi="Times New Roman" w:cs="Times New Roman"/>
              <w:sz w:val="28"/>
              <w:szCs w:val="24"/>
            </w:rPr>
          </w:pPr>
        </w:p>
        <w:p w14:paraId="29501FDF" w14:textId="6ECDF96B" w:rsidR="00FE7B17" w:rsidRPr="002920AB" w:rsidRDefault="00FE7B17" w:rsidP="000947BB">
          <w:pPr>
            <w:rPr>
              <w:rFonts w:ascii="Times New Roman" w:eastAsia="Times New Roman" w:hAnsi="Times New Roman" w:cs="Times New Roman"/>
              <w:b/>
              <w:sz w:val="28"/>
              <w:szCs w:val="24"/>
            </w:rPr>
          </w:pPr>
          <w:r w:rsidRPr="002920AB">
            <w:rPr>
              <w:rFonts w:ascii="Times New Roman" w:eastAsia="Times New Roman" w:hAnsi="Times New Roman" w:cs="Times New Roman"/>
              <w:b/>
              <w:sz w:val="28"/>
              <w:szCs w:val="24"/>
            </w:rPr>
            <w:t xml:space="preserve">3.3 </w:t>
          </w:r>
          <w:r w:rsidR="004435F2" w:rsidRPr="002920AB">
            <w:rPr>
              <w:rFonts w:ascii="Times New Roman" w:eastAsia="Times New Roman" w:hAnsi="Times New Roman" w:cs="Times New Roman"/>
              <w:b/>
              <w:sz w:val="28"/>
              <w:szCs w:val="24"/>
            </w:rPr>
            <w:t>SPECIFIC PROJECT REQUIREMENTS</w:t>
          </w:r>
        </w:p>
        <w:p w14:paraId="01E38622" w14:textId="77777777" w:rsidR="00FE7B17" w:rsidRPr="002920AB" w:rsidRDefault="00FE7B17" w:rsidP="000947BB">
          <w:pPr>
            <w:pStyle w:val="ListParagraph"/>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STATIC ANALYSIS</w:t>
          </w:r>
        </w:p>
        <w:p w14:paraId="109D6AD8" w14:textId="77777777"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Hex Editor</w:t>
          </w:r>
        </w:p>
        <w:p w14:paraId="0218A58F" w14:textId="77777777"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hAnsi="Times New Roman" w:cs="Times New Roman"/>
              <w:sz w:val="24"/>
              <w:szCs w:val="28"/>
            </w:rPr>
            <w:t>Hash my file</w:t>
          </w:r>
        </w:p>
        <w:p w14:paraId="06941533" w14:textId="77777777"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PE-Studio</w:t>
          </w:r>
        </w:p>
        <w:p w14:paraId="79FE0C7C" w14:textId="77777777" w:rsidR="00FE7B17" w:rsidRPr="002920AB" w:rsidRDefault="00FE7B17" w:rsidP="000947BB">
          <w:pPr>
            <w:pStyle w:val="ListParagraph"/>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DYNAMIC ANALYSIS</w:t>
          </w:r>
        </w:p>
        <w:p w14:paraId="2231E268" w14:textId="77777777"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REMnux</w:t>
          </w:r>
        </w:p>
        <w:p w14:paraId="6EC77397" w14:textId="77777777"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Process Monitor</w:t>
          </w:r>
        </w:p>
        <w:p w14:paraId="74AA5074" w14:textId="77777777"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WireShark</w:t>
          </w:r>
        </w:p>
        <w:p w14:paraId="44DD61DC" w14:textId="5B34F7C1" w:rsidR="00FE7B17" w:rsidRPr="002920AB" w:rsidRDefault="00FE7B17" w:rsidP="000947BB">
          <w:pPr>
            <w:pStyle w:val="ListParagraph"/>
            <w:numPr>
              <w:ilvl w:val="1"/>
              <w:numId w:val="16"/>
            </w:numPr>
            <w:jc w:val="both"/>
            <w:rPr>
              <w:rFonts w:ascii="Times New Roman" w:eastAsia="Times New Roman" w:hAnsi="Times New Roman" w:cs="Times New Roman"/>
              <w:sz w:val="24"/>
              <w:szCs w:val="24"/>
            </w:rPr>
          </w:pPr>
          <w:r w:rsidRPr="002920AB">
            <w:rPr>
              <w:rFonts w:ascii="Times New Roman" w:eastAsia="Times New Roman" w:hAnsi="Times New Roman" w:cs="Times New Roman"/>
              <w:sz w:val="24"/>
              <w:szCs w:val="24"/>
            </w:rPr>
            <w:t>INetsim</w:t>
          </w:r>
        </w:p>
        <w:p w14:paraId="1A119BA1" w14:textId="308C3446" w:rsidR="00082529" w:rsidRPr="002920AB" w:rsidRDefault="00082529" w:rsidP="000947BB">
          <w:pPr>
            <w:pStyle w:val="ListParagraph"/>
            <w:rPr>
              <w:rFonts w:ascii="Times New Roman" w:eastAsia="Times New Roman" w:hAnsi="Times New Roman" w:cs="Times New Roman"/>
              <w:sz w:val="24"/>
              <w:szCs w:val="24"/>
            </w:rPr>
          </w:pPr>
        </w:p>
        <w:p w14:paraId="0DBE3188" w14:textId="547EE88D" w:rsidR="00082529" w:rsidRPr="002920AB" w:rsidRDefault="00082529" w:rsidP="000947BB">
          <w:pPr>
            <w:pStyle w:val="ListParagraph"/>
            <w:rPr>
              <w:rFonts w:ascii="Times New Roman" w:eastAsia="Times New Roman" w:hAnsi="Times New Roman" w:cs="Times New Roman"/>
              <w:sz w:val="24"/>
              <w:szCs w:val="24"/>
            </w:rPr>
          </w:pPr>
        </w:p>
        <w:p w14:paraId="23AC4144" w14:textId="10A32F66" w:rsidR="00082529" w:rsidRDefault="00082529" w:rsidP="000947BB">
          <w:pPr>
            <w:pStyle w:val="ListParagraph"/>
            <w:rPr>
              <w:rFonts w:ascii="Times New Roman" w:eastAsia="Times New Roman" w:hAnsi="Times New Roman" w:cs="Times New Roman"/>
              <w:sz w:val="24"/>
              <w:szCs w:val="24"/>
            </w:rPr>
          </w:pPr>
        </w:p>
        <w:p w14:paraId="5F5E0AE2" w14:textId="35D47999" w:rsidR="002920AB" w:rsidRDefault="002920AB" w:rsidP="000947BB">
          <w:pPr>
            <w:pStyle w:val="ListParagraph"/>
            <w:rPr>
              <w:rFonts w:ascii="Times New Roman" w:eastAsia="Times New Roman" w:hAnsi="Times New Roman" w:cs="Times New Roman"/>
              <w:sz w:val="24"/>
              <w:szCs w:val="24"/>
            </w:rPr>
          </w:pPr>
        </w:p>
        <w:p w14:paraId="38E793E6" w14:textId="47989A22" w:rsidR="002920AB" w:rsidRPr="00604E29" w:rsidRDefault="002920AB" w:rsidP="000947BB">
          <w:pPr>
            <w:rPr>
              <w:rFonts w:ascii="Times New Roman" w:eastAsia="Times New Roman" w:hAnsi="Times New Roman" w:cs="Times New Roman"/>
              <w:sz w:val="24"/>
              <w:szCs w:val="24"/>
            </w:rPr>
          </w:pPr>
        </w:p>
        <w:p w14:paraId="445DF294" w14:textId="77777777" w:rsidR="001966A3" w:rsidRPr="002920AB" w:rsidRDefault="001966A3" w:rsidP="000947BB">
          <w:pPr>
            <w:pStyle w:val="ListParagraph"/>
            <w:rPr>
              <w:rFonts w:ascii="Times New Roman" w:eastAsia="Times New Roman" w:hAnsi="Times New Roman" w:cs="Times New Roman"/>
              <w:sz w:val="24"/>
              <w:szCs w:val="24"/>
            </w:rPr>
          </w:pPr>
        </w:p>
        <w:p w14:paraId="7C00082A" w14:textId="77777777" w:rsidR="00FE7B17" w:rsidRPr="002920AB" w:rsidRDefault="00FE7B17" w:rsidP="000947BB">
          <w:pPr>
            <w:jc w:val="center"/>
            <w:rPr>
              <w:rFonts w:ascii="Times New Roman" w:eastAsia="Times New Roman" w:hAnsi="Times New Roman" w:cs="Times New Roman"/>
              <w:b/>
              <w:sz w:val="28"/>
              <w:szCs w:val="28"/>
            </w:rPr>
          </w:pPr>
          <w:r w:rsidRPr="002920AB">
            <w:rPr>
              <w:rFonts w:ascii="Times New Roman" w:eastAsia="Times New Roman" w:hAnsi="Times New Roman" w:cs="Times New Roman"/>
              <w:b/>
              <w:sz w:val="28"/>
              <w:szCs w:val="28"/>
            </w:rPr>
            <w:lastRenderedPageBreak/>
            <w:t>CHAPTER - 4</w:t>
          </w:r>
        </w:p>
        <w:p w14:paraId="28462BE5" w14:textId="77777777" w:rsidR="00FE7B17" w:rsidRPr="002920AB" w:rsidRDefault="00FE7B17" w:rsidP="000947BB">
          <w:pPr>
            <w:jc w:val="center"/>
            <w:rPr>
              <w:rFonts w:ascii="Times New Roman" w:eastAsia="Times New Roman" w:hAnsi="Times New Roman" w:cs="Times New Roman"/>
              <w:b/>
              <w:sz w:val="28"/>
              <w:szCs w:val="28"/>
            </w:rPr>
          </w:pPr>
          <w:r w:rsidRPr="002920AB">
            <w:rPr>
              <w:rFonts w:ascii="Times New Roman" w:eastAsia="Times New Roman" w:hAnsi="Times New Roman" w:cs="Times New Roman"/>
              <w:b/>
              <w:sz w:val="28"/>
              <w:szCs w:val="28"/>
            </w:rPr>
            <w:t xml:space="preserve">     DESIGN METHODOLOGY AND ITS NOVELTY</w:t>
          </w:r>
        </w:p>
        <w:p w14:paraId="270EB4C1" w14:textId="77777777" w:rsidR="00FE7B17" w:rsidRPr="002920AB" w:rsidRDefault="00FE7B17" w:rsidP="000947BB">
          <w:pPr>
            <w:jc w:val="center"/>
            <w:rPr>
              <w:rFonts w:ascii="Times New Roman" w:eastAsia="Times New Roman" w:hAnsi="Times New Roman" w:cs="Times New Roman"/>
              <w:sz w:val="24"/>
              <w:szCs w:val="24"/>
            </w:rPr>
          </w:pPr>
        </w:p>
        <w:p w14:paraId="7A390B4E" w14:textId="1B2094FF" w:rsidR="00FE7B17" w:rsidRPr="002920AB" w:rsidRDefault="00FE7B17" w:rsidP="000947BB">
          <w:pPr>
            <w:jc w:val="both"/>
            <w:rPr>
              <w:rFonts w:ascii="Times New Roman" w:eastAsia="Times New Roman" w:hAnsi="Times New Roman" w:cs="Times New Roman"/>
              <w:b/>
              <w:sz w:val="28"/>
              <w:szCs w:val="24"/>
            </w:rPr>
          </w:pPr>
          <w:r w:rsidRPr="002920AB">
            <w:rPr>
              <w:rFonts w:ascii="Times New Roman" w:eastAsia="Times New Roman" w:hAnsi="Times New Roman" w:cs="Times New Roman"/>
              <w:b/>
              <w:sz w:val="28"/>
              <w:szCs w:val="24"/>
            </w:rPr>
            <w:t xml:space="preserve">4.1   </w:t>
          </w:r>
          <w:r w:rsidR="004435F2" w:rsidRPr="002920AB">
            <w:rPr>
              <w:rFonts w:ascii="Times New Roman" w:eastAsia="Times New Roman" w:hAnsi="Times New Roman" w:cs="Times New Roman"/>
              <w:b/>
              <w:sz w:val="28"/>
              <w:szCs w:val="24"/>
            </w:rPr>
            <w:t>DESIGN METHODOLOGY</w:t>
          </w:r>
        </w:p>
        <w:p w14:paraId="79739C34" w14:textId="2EA16F3C" w:rsidR="00FE7B17" w:rsidRPr="002920AB" w:rsidRDefault="00FE7B17" w:rsidP="000947BB">
          <w:pPr>
            <w:ind w:firstLine="360"/>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The design method used for this analysis includes methods and generalizations that include signature-based and static/dynamic analysis methods. It starts with an initial signature-based analysis to quickly identify malware patterns, followed by static analysis to dissect the binary and understand its structure, </w:t>
          </w:r>
          <w:r w:rsidR="00D966D5" w:rsidRPr="002920AB">
            <w:rPr>
              <w:rFonts w:ascii="Times New Roman" w:hAnsi="Times New Roman" w:cs="Times New Roman"/>
              <w:sz w:val="24"/>
              <w:szCs w:val="28"/>
              <w:lang w:val="en"/>
            </w:rPr>
            <w:t>behaviour</w:t>
          </w:r>
          <w:r w:rsidRPr="002920AB">
            <w:rPr>
              <w:rFonts w:ascii="Times New Roman" w:hAnsi="Times New Roman" w:cs="Times New Roman"/>
              <w:sz w:val="24"/>
              <w:szCs w:val="28"/>
              <w:lang w:val="en"/>
            </w:rPr>
            <w:t xml:space="preserve">, and usability. This is based on dynamic analysis in a controlled environment to analyze the actual </w:t>
          </w:r>
          <w:r w:rsidR="00D966D5" w:rsidRPr="002920AB">
            <w:rPr>
              <w:rFonts w:ascii="Times New Roman" w:hAnsi="Times New Roman" w:cs="Times New Roman"/>
              <w:sz w:val="24"/>
              <w:szCs w:val="28"/>
              <w:lang w:val="en"/>
            </w:rPr>
            <w:t>behaviour</w:t>
          </w:r>
          <w:r w:rsidRPr="002920AB">
            <w:rPr>
              <w:rFonts w:ascii="Times New Roman" w:hAnsi="Times New Roman" w:cs="Times New Roman"/>
              <w:sz w:val="24"/>
              <w:szCs w:val="28"/>
              <w:lang w:val="en"/>
            </w:rPr>
            <w:t xml:space="preserve"> and interactions of the malware.</w:t>
          </w:r>
        </w:p>
        <w:p w14:paraId="633C743E" w14:textId="77777777" w:rsidR="00FE7B17" w:rsidRPr="002920AB" w:rsidRDefault="00FE7B17" w:rsidP="000947BB">
          <w:pPr>
            <w:jc w:val="both"/>
            <w:rPr>
              <w:rFonts w:ascii="Times New Roman" w:hAnsi="Times New Roman" w:cs="Times New Roman"/>
              <w:sz w:val="24"/>
              <w:szCs w:val="28"/>
              <w:lang w:val="en"/>
            </w:rPr>
          </w:pPr>
        </w:p>
        <w:p w14:paraId="21446A62" w14:textId="77777777" w:rsidR="00FE7B17" w:rsidRPr="002920AB" w:rsidRDefault="00FE7B17" w:rsidP="000947BB">
          <w:pPr>
            <w:numPr>
              <w:ilvl w:val="0"/>
              <w:numId w:val="18"/>
            </w:numPr>
            <w:tabs>
              <w:tab w:val="num" w:pos="720"/>
            </w:tabs>
            <w:jc w:val="both"/>
            <w:rPr>
              <w:rFonts w:ascii="Times New Roman" w:hAnsi="Times New Roman" w:cs="Times New Roman"/>
              <w:sz w:val="24"/>
              <w:szCs w:val="28"/>
            </w:rPr>
          </w:pPr>
          <w:r w:rsidRPr="002920AB">
            <w:rPr>
              <w:rFonts w:ascii="Times New Roman" w:hAnsi="Times New Roman" w:cs="Times New Roman"/>
              <w:b/>
              <w:bCs/>
              <w:sz w:val="24"/>
              <w:szCs w:val="28"/>
            </w:rPr>
            <w:t>Signature-Based Analysis</w:t>
          </w:r>
          <w:r w:rsidRPr="002920AB">
            <w:rPr>
              <w:rFonts w:ascii="Times New Roman" w:hAnsi="Times New Roman" w:cs="Times New Roman"/>
              <w:sz w:val="24"/>
              <w:szCs w:val="28"/>
            </w:rPr>
            <w:t>: Quickly identifies known malware patterns for classification.</w:t>
          </w:r>
        </w:p>
        <w:p w14:paraId="58B1EEBE" w14:textId="4BCB8B3B" w:rsidR="00FE7B17" w:rsidRPr="002920AB" w:rsidRDefault="00FE7B17" w:rsidP="000947BB">
          <w:pPr>
            <w:numPr>
              <w:ilvl w:val="0"/>
              <w:numId w:val="18"/>
            </w:numPr>
            <w:tabs>
              <w:tab w:val="num" w:pos="720"/>
            </w:tabs>
            <w:jc w:val="both"/>
            <w:rPr>
              <w:rFonts w:ascii="Times New Roman" w:hAnsi="Times New Roman" w:cs="Times New Roman"/>
              <w:sz w:val="24"/>
              <w:szCs w:val="28"/>
            </w:rPr>
          </w:pPr>
          <w:r w:rsidRPr="002920AB">
            <w:rPr>
              <w:rFonts w:ascii="Times New Roman" w:hAnsi="Times New Roman" w:cs="Times New Roman"/>
              <w:b/>
              <w:bCs/>
              <w:sz w:val="24"/>
              <w:szCs w:val="28"/>
            </w:rPr>
            <w:t>Static Analysis</w:t>
          </w:r>
          <w:r w:rsidRPr="002920AB">
            <w:rPr>
              <w:rFonts w:ascii="Times New Roman" w:hAnsi="Times New Roman" w:cs="Times New Roman"/>
              <w:sz w:val="24"/>
              <w:szCs w:val="28"/>
            </w:rPr>
            <w:t xml:space="preserve">: Dissects the binary to understand its structure, </w:t>
          </w:r>
          <w:r w:rsidR="00D966D5" w:rsidRPr="002920AB">
            <w:rPr>
              <w:rFonts w:ascii="Times New Roman" w:hAnsi="Times New Roman" w:cs="Times New Roman"/>
              <w:sz w:val="24"/>
              <w:szCs w:val="28"/>
            </w:rPr>
            <w:t>behaviour</w:t>
          </w:r>
          <w:r w:rsidRPr="002920AB">
            <w:rPr>
              <w:rFonts w:ascii="Times New Roman" w:hAnsi="Times New Roman" w:cs="Times New Roman"/>
              <w:sz w:val="24"/>
              <w:szCs w:val="28"/>
            </w:rPr>
            <w:t>, and vulnerabilities.</w:t>
          </w:r>
        </w:p>
        <w:p w14:paraId="3D20D141" w14:textId="290CD5DD" w:rsidR="00FE7B17" w:rsidRPr="002920AB" w:rsidRDefault="00FE7B17" w:rsidP="000947BB">
          <w:pPr>
            <w:numPr>
              <w:ilvl w:val="0"/>
              <w:numId w:val="18"/>
            </w:numPr>
            <w:tabs>
              <w:tab w:val="num" w:pos="720"/>
            </w:tabs>
            <w:jc w:val="both"/>
            <w:rPr>
              <w:rFonts w:ascii="Times New Roman" w:hAnsi="Times New Roman" w:cs="Times New Roman"/>
              <w:sz w:val="24"/>
              <w:szCs w:val="28"/>
            </w:rPr>
          </w:pPr>
          <w:r w:rsidRPr="002920AB">
            <w:rPr>
              <w:rFonts w:ascii="Times New Roman" w:hAnsi="Times New Roman" w:cs="Times New Roman"/>
              <w:b/>
              <w:bCs/>
              <w:sz w:val="24"/>
              <w:szCs w:val="28"/>
            </w:rPr>
            <w:t>Dynamic Analysis</w:t>
          </w:r>
          <w:r w:rsidRPr="002920AB">
            <w:rPr>
              <w:rFonts w:ascii="Times New Roman" w:hAnsi="Times New Roman" w:cs="Times New Roman"/>
              <w:sz w:val="24"/>
              <w:szCs w:val="28"/>
            </w:rPr>
            <w:t xml:space="preserve">: Observes real-time </w:t>
          </w:r>
          <w:r w:rsidR="00D966D5" w:rsidRPr="002920AB">
            <w:rPr>
              <w:rFonts w:ascii="Times New Roman" w:hAnsi="Times New Roman" w:cs="Times New Roman"/>
              <w:sz w:val="24"/>
              <w:szCs w:val="28"/>
            </w:rPr>
            <w:t>behaviour</w:t>
          </w:r>
          <w:r w:rsidRPr="002920AB">
            <w:rPr>
              <w:rFonts w:ascii="Times New Roman" w:hAnsi="Times New Roman" w:cs="Times New Roman"/>
              <w:sz w:val="24"/>
              <w:szCs w:val="28"/>
            </w:rPr>
            <w:t xml:space="preserve"> in a controlled environment.</w:t>
          </w:r>
        </w:p>
        <w:p w14:paraId="2F088979" w14:textId="77777777" w:rsidR="00FE7B17" w:rsidRPr="002920AB" w:rsidRDefault="00FE7B17" w:rsidP="000947BB">
          <w:pPr>
            <w:ind w:left="360"/>
            <w:jc w:val="both"/>
            <w:rPr>
              <w:rFonts w:ascii="Times New Roman" w:hAnsi="Times New Roman" w:cs="Times New Roman"/>
              <w:sz w:val="24"/>
              <w:szCs w:val="28"/>
            </w:rPr>
          </w:pPr>
        </w:p>
        <w:p w14:paraId="758EBF25" w14:textId="77777777" w:rsidR="00FE7B17" w:rsidRPr="002920AB" w:rsidRDefault="00FE7B17" w:rsidP="000947BB">
          <w:pPr>
            <w:jc w:val="both"/>
            <w:rPr>
              <w:rFonts w:ascii="Times New Roman" w:hAnsi="Times New Roman" w:cs="Times New Roman"/>
              <w:b/>
              <w:sz w:val="24"/>
              <w:szCs w:val="28"/>
              <w:lang w:val="en"/>
            </w:rPr>
          </w:pPr>
          <w:r w:rsidRPr="002920AB">
            <w:rPr>
              <w:rFonts w:ascii="Times New Roman" w:hAnsi="Times New Roman" w:cs="Times New Roman"/>
              <w:b/>
              <w:sz w:val="24"/>
              <w:szCs w:val="28"/>
              <w:lang w:val="en"/>
            </w:rPr>
            <w:t>STEPS:</w:t>
          </w:r>
        </w:p>
        <w:p w14:paraId="0047E6A1" w14:textId="5AF439DA" w:rsidR="00FE7B17" w:rsidRPr="002920AB" w:rsidRDefault="00FE7B17" w:rsidP="000947BB">
          <w:pPr>
            <w:pStyle w:val="ListParagraph"/>
            <w:numPr>
              <w:ilvl w:val="0"/>
              <w:numId w:val="19"/>
            </w:num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Setting up the system which includes, downloading the windows 10, Flare </w:t>
          </w:r>
          <w:r w:rsidR="005604BA">
            <w:rPr>
              <w:rFonts w:ascii="Times New Roman" w:hAnsi="Times New Roman" w:cs="Times New Roman"/>
              <w:sz w:val="24"/>
              <w:szCs w:val="28"/>
              <w:lang w:val="en"/>
            </w:rPr>
            <w:t>VM</w:t>
          </w:r>
          <w:r w:rsidRPr="002920AB">
            <w:rPr>
              <w:rFonts w:ascii="Times New Roman" w:hAnsi="Times New Roman" w:cs="Times New Roman"/>
              <w:sz w:val="24"/>
              <w:szCs w:val="28"/>
              <w:lang w:val="en"/>
            </w:rPr>
            <w:t xml:space="preserve"> in your virtual machine, Remnux </w:t>
          </w:r>
          <w:r w:rsidR="00D966D5" w:rsidRPr="002920AB">
            <w:rPr>
              <w:rFonts w:ascii="Times New Roman" w:hAnsi="Times New Roman" w:cs="Times New Roman"/>
              <w:sz w:val="24"/>
              <w:szCs w:val="28"/>
              <w:lang w:val="en"/>
            </w:rPr>
            <w:t>(required</w:t>
          </w:r>
          <w:r w:rsidRPr="002920AB">
            <w:rPr>
              <w:rFonts w:ascii="Times New Roman" w:hAnsi="Times New Roman" w:cs="Times New Roman"/>
              <w:sz w:val="24"/>
              <w:szCs w:val="28"/>
              <w:lang w:val="en"/>
            </w:rPr>
            <w:t xml:space="preserve"> for dynamic analysis).</w:t>
          </w:r>
        </w:p>
        <w:p w14:paraId="61676F73" w14:textId="77777777" w:rsidR="00FE7B17" w:rsidRPr="002920AB" w:rsidRDefault="00FE7B17" w:rsidP="000947BB">
          <w:pPr>
            <w:pStyle w:val="ListParagraph"/>
            <w:numPr>
              <w:ilvl w:val="0"/>
              <w:numId w:val="19"/>
            </w:numPr>
            <w:jc w:val="both"/>
            <w:rPr>
              <w:rFonts w:ascii="Times New Roman" w:hAnsi="Times New Roman" w:cs="Times New Roman"/>
              <w:sz w:val="24"/>
              <w:szCs w:val="28"/>
              <w:lang w:val="en"/>
            </w:rPr>
          </w:pPr>
          <w:r w:rsidRPr="002920AB">
            <w:rPr>
              <w:rFonts w:ascii="Times New Roman" w:hAnsi="Times New Roman" w:cs="Times New Roman"/>
              <w:sz w:val="24"/>
              <w:szCs w:val="28"/>
              <w:lang w:val="en"/>
            </w:rPr>
            <w:t>Identification of file type</w:t>
          </w:r>
        </w:p>
        <w:p w14:paraId="582B7B20" w14:textId="77777777" w:rsidR="00FE7B17" w:rsidRPr="002920AB" w:rsidRDefault="00FE7B17" w:rsidP="000947BB">
          <w:pPr>
            <w:ind w:firstLine="360"/>
            <w:jc w:val="both"/>
            <w:rPr>
              <w:rFonts w:ascii="Times New Roman" w:hAnsi="Times New Roman" w:cs="Times New Roman"/>
              <w:sz w:val="24"/>
              <w:szCs w:val="28"/>
              <w:lang w:val="en"/>
            </w:rPr>
          </w:pPr>
          <w:r w:rsidRPr="002920AB">
            <w:rPr>
              <w:rFonts w:ascii="Times New Roman" w:hAnsi="Times New Roman" w:cs="Times New Roman"/>
              <w:sz w:val="24"/>
              <w:szCs w:val="28"/>
              <w:lang w:val="en"/>
            </w:rPr>
            <w:t>• Identifying the file type is extremely important as it helps us identify the target OS (operating system) and the corresponding architecture.</w:t>
          </w:r>
        </w:p>
        <w:p w14:paraId="171F5584" w14:textId="77777777" w:rsidR="00FE7B17" w:rsidRPr="002920AB" w:rsidRDefault="00FE7B17" w:rsidP="000947BB">
          <w:pPr>
            <w:ind w:firstLine="360"/>
            <w:jc w:val="both"/>
            <w:rPr>
              <w:rFonts w:ascii="Times New Roman" w:hAnsi="Times New Roman" w:cs="Times New Roman"/>
              <w:sz w:val="24"/>
              <w:szCs w:val="28"/>
              <w:lang w:val="en"/>
            </w:rPr>
          </w:pPr>
          <w:r w:rsidRPr="002920AB">
            <w:rPr>
              <w:rFonts w:ascii="Times New Roman" w:hAnsi="Times New Roman" w:cs="Times New Roman"/>
              <w:sz w:val="24"/>
              <w:szCs w:val="28"/>
              <w:lang w:val="en"/>
            </w:rPr>
            <w:t>•  An example of a Windows executable file is the PE (Portable Executable).</w:t>
          </w:r>
        </w:p>
        <w:p w14:paraId="7E6C83C6" w14:textId="07EC0FC8"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(Executable file is a computer file that contain a encoded sequence of instructions that system can execute directly when user clicks the file icon.)</w:t>
          </w:r>
        </w:p>
        <w:p w14:paraId="24083CC4" w14:textId="77777777" w:rsidR="00FE7B17" w:rsidRPr="002920AB" w:rsidRDefault="00FE7B17" w:rsidP="000947BB">
          <w:pPr>
            <w:pStyle w:val="ListParagraph"/>
            <w:numPr>
              <w:ilvl w:val="0"/>
              <w:numId w:val="19"/>
            </w:numPr>
            <w:jc w:val="both"/>
            <w:rPr>
              <w:rFonts w:ascii="Times New Roman" w:hAnsi="Times New Roman" w:cs="Times New Roman"/>
              <w:sz w:val="24"/>
              <w:szCs w:val="28"/>
              <w:lang w:val="en"/>
            </w:rPr>
          </w:pPr>
          <w:r w:rsidRPr="002920AB">
            <w:rPr>
              <w:rFonts w:ascii="Times New Roman" w:hAnsi="Times New Roman" w:cs="Times New Roman"/>
              <w:sz w:val="24"/>
              <w:szCs w:val="28"/>
              <w:lang w:val="en"/>
            </w:rPr>
            <w:t>Generating Hash of malware and checking it</w:t>
          </w:r>
        </w:p>
        <w:p w14:paraId="6B0FEC2A" w14:textId="77777777" w:rsidR="00FE7B17" w:rsidRPr="002920AB" w:rsidRDefault="00FE7B17" w:rsidP="000947BB">
          <w:pPr>
            <w:ind w:firstLine="360"/>
            <w:jc w:val="both"/>
            <w:rPr>
              <w:rFonts w:ascii="Times New Roman" w:hAnsi="Times New Roman" w:cs="Times New Roman"/>
              <w:sz w:val="24"/>
              <w:szCs w:val="28"/>
              <w:lang w:val="en"/>
            </w:rPr>
          </w:pPr>
          <w:r w:rsidRPr="002920AB">
            <w:rPr>
              <w:rFonts w:ascii="Times New Roman" w:hAnsi="Times New Roman" w:cs="Times New Roman"/>
              <w:sz w:val="24"/>
              <w:szCs w:val="28"/>
              <w:lang w:val="en"/>
            </w:rPr>
            <w:t>•  After confirming whether it a type of portable Executable or not (PE) then we go for generating hash of our malware and hash checking it.</w:t>
          </w:r>
        </w:p>
        <w:p w14:paraId="5CE3F39A" w14:textId="77777777" w:rsidR="00FE7B17" w:rsidRPr="002920AB" w:rsidRDefault="00FE7B17" w:rsidP="000947BB">
          <w:pPr>
            <w:ind w:firstLine="360"/>
            <w:jc w:val="both"/>
            <w:rPr>
              <w:rFonts w:ascii="Times New Roman" w:hAnsi="Times New Roman" w:cs="Times New Roman"/>
              <w:sz w:val="24"/>
              <w:szCs w:val="28"/>
              <w:lang w:val="en"/>
            </w:rPr>
          </w:pPr>
          <w:r w:rsidRPr="002920AB">
            <w:rPr>
              <w:rFonts w:ascii="Times New Roman" w:hAnsi="Times New Roman" w:cs="Times New Roman"/>
              <w:sz w:val="24"/>
              <w:szCs w:val="28"/>
              <w:lang w:val="en"/>
            </w:rPr>
            <w:lastRenderedPageBreak/>
            <w:t xml:space="preserve">•  Now after generating the hashes we can go to "VIRUSTOTAL" and see if it was previously analyzed by someone and whether it’s a potential malware or not. </w:t>
          </w:r>
        </w:p>
        <w:p w14:paraId="6D455EF3" w14:textId="538A56C4" w:rsidR="00FE7B17" w:rsidRDefault="00FE7B17" w:rsidP="000947BB">
          <w:pPr>
            <w:jc w:val="center"/>
            <w:rPr>
              <w:rFonts w:ascii="Times New Roman" w:hAnsi="Times New Roman" w:cs="Times New Roman"/>
              <w:sz w:val="24"/>
              <w:szCs w:val="28"/>
              <w:lang w:val="en"/>
            </w:rPr>
          </w:pPr>
          <w:r w:rsidRPr="002920AB">
            <w:rPr>
              <w:noProof/>
              <w:sz w:val="20"/>
            </w:rPr>
            <w:drawing>
              <wp:inline distT="0" distB="0" distL="0" distR="0" wp14:anchorId="76149FF5" wp14:editId="2FCF0A44">
                <wp:extent cx="5181600" cy="22383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18">
                          <a:extLst>
                            <a:ext uri="{28A0092B-C50C-407E-A947-70E740481C1C}">
                              <a14:useLocalDpi xmlns:a14="http://schemas.microsoft.com/office/drawing/2010/main" val="0"/>
                            </a:ext>
                          </a:extLst>
                        </a:blip>
                        <a:stretch>
                          <a:fillRect/>
                        </a:stretch>
                      </pic:blipFill>
                      <pic:spPr>
                        <a:xfrm>
                          <a:off x="0" y="0"/>
                          <a:ext cx="5212263" cy="2251621"/>
                        </a:xfrm>
                        <a:prstGeom prst="rect">
                          <a:avLst/>
                        </a:prstGeom>
                      </pic:spPr>
                    </pic:pic>
                  </a:graphicData>
                </a:graphic>
              </wp:inline>
            </w:drawing>
          </w:r>
        </w:p>
        <w:p w14:paraId="4DB25D14" w14:textId="3C0615EE" w:rsidR="008D7A3A" w:rsidRPr="001966A3" w:rsidRDefault="008D7A3A" w:rsidP="000947BB">
          <w:pPr>
            <w:widowControl w:val="0"/>
            <w:spacing w:after="200"/>
            <w:jc w:val="center"/>
            <w:rPr>
              <w:rFonts w:ascii="Times New Roman" w:hAnsi="Times New Roman" w:cs="Times New Roman"/>
              <w:b/>
              <w:bCs/>
              <w:sz w:val="24"/>
              <w:szCs w:val="24"/>
              <w:lang w:val="en"/>
            </w:rPr>
          </w:pPr>
          <w:r w:rsidRPr="14291F0F">
            <w:rPr>
              <w:rFonts w:ascii="Times New Roman" w:hAnsi="Times New Roman" w:cs="Times New Roman"/>
              <w:b/>
              <w:bCs/>
              <w:sz w:val="24"/>
              <w:szCs w:val="24"/>
              <w:lang w:val="en"/>
            </w:rPr>
            <w:t>Figure</w:t>
          </w:r>
          <w:r>
            <w:rPr>
              <w:rFonts w:ascii="Times New Roman" w:hAnsi="Times New Roman" w:cs="Times New Roman"/>
              <w:b/>
              <w:bCs/>
              <w:sz w:val="24"/>
              <w:szCs w:val="24"/>
              <w:lang w:val="en"/>
            </w:rPr>
            <w:t xml:space="preserve"> 4.</w:t>
          </w:r>
          <w:r w:rsidR="00CA64A8">
            <w:rPr>
              <w:rFonts w:ascii="Times New Roman" w:hAnsi="Times New Roman" w:cs="Times New Roman"/>
              <w:b/>
              <w:bCs/>
              <w:sz w:val="24"/>
              <w:szCs w:val="24"/>
              <w:lang w:val="en"/>
            </w:rPr>
            <w:t>1</w:t>
          </w:r>
          <w:r w:rsidRPr="14291F0F">
            <w:rPr>
              <w:rFonts w:ascii="Times New Roman" w:hAnsi="Times New Roman" w:cs="Times New Roman"/>
              <w:b/>
              <w:bCs/>
              <w:sz w:val="24"/>
              <w:szCs w:val="24"/>
              <w:lang w:val="en"/>
            </w:rPr>
            <w:t xml:space="preserve">: </w:t>
          </w:r>
          <w:r w:rsidRPr="14291F0F">
            <w:rPr>
              <w:rFonts w:ascii="Times New Roman" w:hAnsi="Times New Roman" w:cs="Times New Roman"/>
              <w:sz w:val="24"/>
              <w:szCs w:val="24"/>
              <w:lang w:val="en"/>
            </w:rPr>
            <w:t>Meta Information of malicious file on virus total.</w:t>
          </w:r>
        </w:p>
        <w:p w14:paraId="5BF8A4D2" w14:textId="7E408623" w:rsidR="661F2C36" w:rsidRPr="002920AB" w:rsidRDefault="661F2C36" w:rsidP="000947BB">
          <w:pPr>
            <w:rPr>
              <w:rFonts w:ascii="Times New Roman" w:hAnsi="Times New Roman" w:cs="Times New Roman"/>
              <w:sz w:val="24"/>
              <w:szCs w:val="28"/>
              <w:lang w:val="en"/>
            </w:rPr>
          </w:pPr>
        </w:p>
        <w:p w14:paraId="19588FA8" w14:textId="2BB45E97" w:rsidR="00FE7B17" w:rsidRPr="002920AB" w:rsidRDefault="661F2C36"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As, we can see that it's a malware, as 3 sandboxes has already </w:t>
          </w:r>
          <w:r w:rsidR="001966A3" w:rsidRPr="002920AB">
            <w:rPr>
              <w:rFonts w:ascii="Times New Roman" w:hAnsi="Times New Roman" w:cs="Times New Roman"/>
              <w:sz w:val="24"/>
              <w:szCs w:val="28"/>
              <w:lang w:val="en"/>
            </w:rPr>
            <w:t>analyzed</w:t>
          </w:r>
          <w:r w:rsidRPr="002920AB">
            <w:rPr>
              <w:rFonts w:ascii="Times New Roman" w:hAnsi="Times New Roman" w:cs="Times New Roman"/>
              <w:sz w:val="24"/>
              <w:szCs w:val="28"/>
              <w:lang w:val="en"/>
            </w:rPr>
            <w:t xml:space="preserve"> and flagged it.</w:t>
          </w:r>
        </w:p>
        <w:p w14:paraId="758BF1C6" w14:textId="77777777" w:rsidR="00FE7B17" w:rsidRPr="002920AB" w:rsidRDefault="00FE7B17" w:rsidP="000947BB">
          <w:pPr>
            <w:jc w:val="both"/>
            <w:rPr>
              <w:rFonts w:ascii="Times New Roman" w:hAnsi="Times New Roman" w:cs="Times New Roman"/>
              <w:sz w:val="24"/>
              <w:szCs w:val="28"/>
              <w:lang w:val="en"/>
            </w:rPr>
          </w:pPr>
        </w:p>
        <w:p w14:paraId="14C73FA7" w14:textId="77777777" w:rsidR="00FE7B17" w:rsidRPr="002920AB" w:rsidRDefault="00FE7B17" w:rsidP="000947BB">
          <w:pPr>
            <w:pStyle w:val="ListParagraph"/>
            <w:numPr>
              <w:ilvl w:val="0"/>
              <w:numId w:val="19"/>
            </w:numPr>
            <w:jc w:val="both"/>
            <w:rPr>
              <w:rFonts w:ascii="Times New Roman" w:hAnsi="Times New Roman" w:cs="Times New Roman"/>
              <w:sz w:val="24"/>
              <w:szCs w:val="28"/>
              <w:lang w:val="en"/>
            </w:rPr>
          </w:pPr>
          <w:r w:rsidRPr="002920AB">
            <w:rPr>
              <w:rFonts w:ascii="Times New Roman" w:hAnsi="Times New Roman" w:cs="Times New Roman"/>
              <w:sz w:val="24"/>
              <w:szCs w:val="28"/>
              <w:lang w:val="en"/>
            </w:rPr>
            <w:t>String Generation</w:t>
          </w:r>
        </w:p>
        <w:p w14:paraId="3AE1B3EC" w14:textId="77777777" w:rsidR="00FE7B17" w:rsidRPr="002920AB" w:rsidRDefault="00FE7B17" w:rsidP="000947BB">
          <w:pPr>
            <w:jc w:val="both"/>
            <w:rPr>
              <w:rFonts w:ascii="Times New Roman" w:hAnsi="Times New Roman" w:cs="Times New Roman"/>
              <w:sz w:val="24"/>
              <w:szCs w:val="28"/>
            </w:rPr>
          </w:pPr>
          <w:r w:rsidRPr="002920AB">
            <w:rPr>
              <w:rFonts w:ascii="Times New Roman" w:hAnsi="Times New Roman" w:cs="Times New Roman"/>
              <w:sz w:val="24"/>
              <w:szCs w:val="28"/>
              <w:lang w:val="en"/>
            </w:rPr>
            <w:t>So, after completing the hashing part, we go for string generation of our malware file.</w:t>
          </w:r>
        </w:p>
        <w:p w14:paraId="7FC03ECB" w14:textId="3448ECAD" w:rsidR="00FE7B17" w:rsidRPr="002920AB" w:rsidRDefault="00FE7B17" w:rsidP="000947BB">
          <w:pPr>
            <w:jc w:val="both"/>
            <w:rPr>
              <w:rFonts w:ascii="Times New Roman" w:hAnsi="Times New Roman" w:cs="Times New Roman"/>
              <w:bCs/>
              <w:sz w:val="24"/>
              <w:szCs w:val="28"/>
              <w:lang w:val="en"/>
            </w:rPr>
          </w:pPr>
          <w:r w:rsidRPr="002920AB">
            <w:rPr>
              <w:rFonts w:ascii="Times New Roman" w:hAnsi="Times New Roman" w:cs="Times New Roman"/>
              <w:sz w:val="24"/>
              <w:szCs w:val="28"/>
              <w:lang w:val="en"/>
            </w:rPr>
            <w:t xml:space="preserve">Analyzing string is one of the most important step in static analysis because the </w:t>
          </w:r>
          <w:r w:rsidRPr="002920AB">
            <w:rPr>
              <w:rFonts w:ascii="Times New Roman" w:hAnsi="Times New Roman" w:cs="Times New Roman"/>
              <w:bCs/>
              <w:sz w:val="24"/>
              <w:szCs w:val="28"/>
              <w:lang w:val="en"/>
            </w:rPr>
            <w:t>strings which we will f</w:t>
          </w:r>
          <w:r w:rsidR="008F30B7" w:rsidRPr="002920AB">
            <w:rPr>
              <w:rFonts w:ascii="Times New Roman" w:hAnsi="Times New Roman" w:cs="Times New Roman"/>
              <w:bCs/>
              <w:sz w:val="24"/>
              <w:szCs w:val="28"/>
              <w:lang w:val="en"/>
            </w:rPr>
            <w:t>ind</w:t>
          </w:r>
          <w:r w:rsidRPr="002920AB">
            <w:rPr>
              <w:rFonts w:ascii="Times New Roman" w:hAnsi="Times New Roman" w:cs="Times New Roman"/>
              <w:bCs/>
              <w:sz w:val="24"/>
              <w:szCs w:val="28"/>
              <w:lang w:val="en"/>
            </w:rPr>
            <w:t xml:space="preserve"> here will be further used in dynamic behavioural analysis of a virus.</w:t>
          </w:r>
        </w:p>
        <w:p w14:paraId="0D35FEB1" w14:textId="77777777" w:rsidR="00FE7B17" w:rsidRPr="002920AB" w:rsidRDefault="00FE7B17" w:rsidP="000947BB">
          <w:pPr>
            <w:pStyle w:val="ListParagraph"/>
            <w:numPr>
              <w:ilvl w:val="0"/>
              <w:numId w:val="16"/>
            </w:numPr>
            <w:jc w:val="both"/>
            <w:rPr>
              <w:rFonts w:ascii="Times New Roman" w:hAnsi="Times New Roman" w:cs="Times New Roman"/>
              <w:sz w:val="24"/>
              <w:szCs w:val="28"/>
              <w:lang w:val="en"/>
            </w:rPr>
          </w:pPr>
          <w:r w:rsidRPr="002920AB">
            <w:rPr>
              <w:rFonts w:ascii="Times New Roman" w:hAnsi="Times New Roman" w:cs="Times New Roman"/>
              <w:sz w:val="24"/>
              <w:szCs w:val="28"/>
              <w:lang w:val="en"/>
            </w:rPr>
            <w:t>The types of strings we are looking for are:</w:t>
          </w:r>
        </w:p>
        <w:p w14:paraId="6B787309"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                          File names</w:t>
          </w:r>
        </w:p>
        <w:p w14:paraId="06E21CF4"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                          URL’s (Domains the malware connects to)</w:t>
          </w:r>
        </w:p>
        <w:p w14:paraId="2B7D79B5"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                           IP Addresses</w:t>
          </w:r>
        </w:p>
        <w:p w14:paraId="07B2F005"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                           Registry Keys</w:t>
          </w:r>
        </w:p>
        <w:p w14:paraId="76AEAC6E"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Generating different strings of our malware.</w:t>
          </w:r>
        </w:p>
        <w:p w14:paraId="2619F624"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Some example of strings that we found-:</w:t>
          </w:r>
        </w:p>
        <w:p w14:paraId="4D04986C"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b/>
              <w:sz w:val="24"/>
              <w:szCs w:val="28"/>
              <w:lang w:val="en"/>
            </w:rPr>
            <w:t>ASCII Strings</w:t>
          </w:r>
          <w:r w:rsidRPr="002920AB">
            <w:rPr>
              <w:rFonts w:ascii="Times New Roman" w:hAnsi="Times New Roman" w:cs="Times New Roman"/>
              <w:sz w:val="24"/>
              <w:szCs w:val="28"/>
              <w:lang w:val="en"/>
            </w:rPr>
            <w:t>:</w:t>
          </w:r>
        </w:p>
        <w:p w14:paraId="44583CCD"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000000F0  RichW</w:t>
          </w:r>
        </w:p>
        <w:p w14:paraId="08216EF3"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lastRenderedPageBreak/>
            <w:t>000001F8  .text</w:t>
          </w:r>
        </w:p>
        <w:p w14:paraId="05AA1807" w14:textId="77777777" w:rsidR="00FE7B17" w:rsidRPr="002920AB" w:rsidRDefault="00FE7B17" w:rsidP="000947BB">
          <w:pPr>
            <w:jc w:val="both"/>
            <w:rPr>
              <w:rFonts w:ascii="Times New Roman" w:hAnsi="Times New Roman" w:cs="Times New Roman"/>
              <w:sz w:val="24"/>
              <w:szCs w:val="28"/>
              <w:lang w:val="en"/>
            </w:rPr>
          </w:pPr>
          <w:r w:rsidRPr="002920AB">
            <w:rPr>
              <w:rFonts w:ascii="Times New Roman" w:hAnsi="Times New Roman" w:cs="Times New Roman"/>
              <w:sz w:val="24"/>
              <w:szCs w:val="28"/>
              <w:lang w:val="en"/>
            </w:rPr>
            <w:t xml:space="preserve">,etc. Just like these strings, we found nearly 120+ strings. </w:t>
          </w:r>
        </w:p>
        <w:p w14:paraId="69687D69" w14:textId="77777777" w:rsidR="00FE7B17" w:rsidRPr="002920AB" w:rsidRDefault="00FE7B17" w:rsidP="000947BB">
          <w:pPr>
            <w:jc w:val="both"/>
            <w:rPr>
              <w:rFonts w:ascii="Times New Roman" w:hAnsi="Times New Roman" w:cs="Times New Roman"/>
              <w:sz w:val="24"/>
              <w:szCs w:val="28"/>
              <w:lang w:val="en"/>
            </w:rPr>
          </w:pPr>
        </w:p>
        <w:p w14:paraId="68A0202D" w14:textId="77777777" w:rsidR="00FE7B17" w:rsidRPr="002920AB" w:rsidRDefault="00FE7B17" w:rsidP="000947BB">
          <w:pPr>
            <w:pStyle w:val="ListParagraph"/>
            <w:numPr>
              <w:ilvl w:val="0"/>
              <w:numId w:val="19"/>
            </w:numPr>
            <w:jc w:val="both"/>
            <w:rPr>
              <w:rFonts w:ascii="Times New Roman" w:hAnsi="Times New Roman" w:cs="Times New Roman"/>
              <w:sz w:val="28"/>
              <w:szCs w:val="28"/>
              <w:lang w:val="en"/>
            </w:rPr>
          </w:pPr>
          <w:r w:rsidRPr="002920AB">
            <w:rPr>
              <w:rFonts w:ascii="Times New Roman" w:hAnsi="Times New Roman" w:cs="Times New Roman"/>
              <w:sz w:val="28"/>
              <w:szCs w:val="28"/>
              <w:lang w:val="en"/>
            </w:rPr>
            <w:t>Analysis of PE header</w:t>
          </w:r>
        </w:p>
        <w:p w14:paraId="61FF41ED" w14:textId="06262AAD" w:rsidR="00FE7B17" w:rsidRPr="002920AB" w:rsidRDefault="00136C4F" w:rsidP="000947BB">
          <w:pPr>
            <w:numPr>
              <w:ilvl w:val="0"/>
              <w:numId w:val="4"/>
            </w:num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2920AB">
            <w:rPr>
              <w:rFonts w:ascii="Times New Roman" w:hAnsi="Times New Roman" w:cs="Times New Roman"/>
              <w:sz w:val="24"/>
              <w:szCs w:val="28"/>
              <w:lang w:val="en"/>
            </w:rPr>
            <w:t>The PE header contains the information the OS requires to run the executable.</w:t>
          </w:r>
        </w:p>
        <w:p w14:paraId="18910A4D" w14:textId="013FD91D" w:rsidR="00FE7B17" w:rsidRPr="002920AB" w:rsidRDefault="00136C4F" w:rsidP="000947BB">
          <w:pPr>
            <w:numPr>
              <w:ilvl w:val="0"/>
              <w:numId w:val="4"/>
            </w:num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2920AB">
            <w:rPr>
              <w:rFonts w:ascii="Times New Roman" w:hAnsi="Times New Roman" w:cs="Times New Roman"/>
              <w:sz w:val="24"/>
              <w:szCs w:val="28"/>
              <w:lang w:val="en"/>
            </w:rPr>
            <w:t>This information is very useful, as it can give us more information about the functionality of the malware and how the malware interacts with the OS.</w:t>
          </w:r>
        </w:p>
        <w:p w14:paraId="0F44E05A" w14:textId="77777777" w:rsidR="00FE7B17" w:rsidRPr="002920AB" w:rsidRDefault="00FE7B17" w:rsidP="000947BB">
          <w:pPr>
            <w:ind w:left="227"/>
            <w:rPr>
              <w:rFonts w:ascii="Times New Roman" w:hAnsi="Times New Roman" w:cs="Times New Roman"/>
              <w:sz w:val="24"/>
              <w:szCs w:val="28"/>
              <w:lang w:val="en"/>
            </w:rPr>
          </w:pPr>
        </w:p>
        <w:p w14:paraId="007B9FE6" w14:textId="013CB2C7" w:rsidR="006132C6" w:rsidRPr="002920AB" w:rsidRDefault="002920AB" w:rsidP="000947BB">
          <w:pPr>
            <w:rPr>
              <w:rFonts w:ascii="Times New Roman" w:hAnsi="Times New Roman" w:cs="Times New Roman"/>
              <w:b/>
              <w:sz w:val="24"/>
              <w:szCs w:val="28"/>
              <w:lang w:val="en"/>
            </w:rPr>
          </w:pPr>
          <w:r w:rsidRPr="002920AB">
            <w:rPr>
              <w:rFonts w:ascii="Times New Roman" w:hAnsi="Times New Roman" w:cs="Times New Roman"/>
              <w:b/>
              <w:sz w:val="24"/>
              <w:szCs w:val="28"/>
              <w:lang w:val="en"/>
            </w:rPr>
            <w:t>NOVELTY</w:t>
          </w:r>
        </w:p>
        <w:p w14:paraId="28743348" w14:textId="7A2D929A" w:rsidR="00253F40" w:rsidRPr="002920AB" w:rsidRDefault="0080281E" w:rsidP="000947BB">
          <w:p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2920AB">
            <w:rPr>
              <w:rFonts w:ascii="Times New Roman" w:hAnsi="Times New Roman" w:cs="Times New Roman"/>
              <w:sz w:val="24"/>
              <w:szCs w:val="28"/>
              <w:lang w:val="en"/>
            </w:rPr>
            <w:t>The novelty of this method lies in the full integration of signature-based and static/dynamic analysis methods.</w:t>
          </w:r>
          <w:r>
            <w:rPr>
              <w:rFonts w:ascii="Times New Roman" w:hAnsi="Times New Roman" w:cs="Times New Roman"/>
              <w:sz w:val="24"/>
              <w:szCs w:val="28"/>
              <w:lang w:val="en"/>
            </w:rPr>
            <w:t xml:space="preserve"> </w:t>
          </w:r>
          <w:r w:rsidR="00FE7B17" w:rsidRPr="002920AB">
            <w:rPr>
              <w:rFonts w:ascii="Times New Roman" w:hAnsi="Times New Roman" w:cs="Times New Roman"/>
              <w:sz w:val="24"/>
              <w:szCs w:val="28"/>
              <w:lang w:val="en"/>
            </w:rPr>
            <w:t>Signature-based detection provides a fast and effective way to identify known threats, and by combining its results with information obtained from analysis we achieve a more comprehensive understanding of the malware. This approach increases detection accuracy, improves the ability to identify polymorphic and obfuscated malware, and provides a deeper understanding of malware processes and escape mechanism.</w:t>
          </w:r>
        </w:p>
        <w:p w14:paraId="5401D450" w14:textId="77777777" w:rsidR="00B32641" w:rsidRDefault="00B32641" w:rsidP="000947BB">
          <w:pPr>
            <w:rPr>
              <w:rFonts w:ascii="Times New Roman" w:hAnsi="Times New Roman" w:cs="Times New Roman"/>
              <w:sz w:val="28"/>
              <w:szCs w:val="28"/>
              <w:lang w:val="en"/>
            </w:rPr>
          </w:pPr>
        </w:p>
        <w:p w14:paraId="7E61D86A" w14:textId="77777777" w:rsidR="00B32641" w:rsidRDefault="00B32641" w:rsidP="000947B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4DBA693D" w14:textId="13DC9682" w:rsidR="001966A3" w:rsidRDefault="000947BB" w:rsidP="000947BB">
          <w:pPr>
            <w:rPr>
              <w:rFonts w:ascii="Times New Roman" w:eastAsia="Times New Roman" w:hAnsi="Times New Roman" w:cs="Times New Roman"/>
              <w:b/>
              <w:bCs/>
              <w:sz w:val="28"/>
              <w:szCs w:val="32"/>
            </w:rPr>
          </w:pPr>
          <w:r w:rsidRPr="001966A3">
            <w:rPr>
              <w:rFonts w:ascii="Times New Roman" w:eastAsia="Times New Roman" w:hAnsi="Times New Roman" w:cs="Times New Roman"/>
              <w:b/>
              <w:bCs/>
              <w:sz w:val="28"/>
              <w:szCs w:val="32"/>
            </w:rPr>
            <w:lastRenderedPageBreak/>
            <w:t>4.2 FLOW</w:t>
          </w:r>
          <w:r w:rsidR="004435F2" w:rsidRPr="001966A3">
            <w:rPr>
              <w:rFonts w:ascii="Times New Roman" w:eastAsia="Times New Roman" w:hAnsi="Times New Roman" w:cs="Times New Roman"/>
              <w:b/>
              <w:bCs/>
              <w:sz w:val="28"/>
              <w:szCs w:val="32"/>
            </w:rPr>
            <w:t xml:space="preserve"> DIAGRAM</w:t>
          </w:r>
        </w:p>
        <w:p w14:paraId="5CCBFF05" w14:textId="75A3865E" w:rsidR="0080281E" w:rsidRDefault="008A576D" w:rsidP="000947BB">
          <w:pPr>
            <w:rPr>
              <w:rFonts w:ascii="Times New Roman" w:hAnsi="Times New Roman" w:cs="Times New Roman"/>
              <w:sz w:val="24"/>
              <w:szCs w:val="28"/>
              <w:lang w:val="en"/>
            </w:rPr>
          </w:pPr>
          <w:r w:rsidRPr="001966A3">
            <w:rPr>
              <w:noProof/>
              <w:sz w:val="24"/>
              <w:szCs w:val="28"/>
            </w:rPr>
            <w:drawing>
              <wp:inline distT="0" distB="0" distL="0" distR="0" wp14:anchorId="1CFAAD88" wp14:editId="09B8574E">
                <wp:extent cx="5731510" cy="610313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543"/>
                        <a:stretch/>
                      </pic:blipFill>
                      <pic:spPr bwMode="auto">
                        <a:xfrm>
                          <a:off x="0" y="0"/>
                          <a:ext cx="5731510" cy="6103133"/>
                        </a:xfrm>
                        <a:prstGeom prst="rect">
                          <a:avLst/>
                        </a:prstGeom>
                        <a:noFill/>
                        <a:ln>
                          <a:noFill/>
                        </a:ln>
                        <a:extLst>
                          <a:ext uri="{53640926-AAD7-44D8-BBD7-CCE9431645EC}">
                            <a14:shadowObscured xmlns:a14="http://schemas.microsoft.com/office/drawing/2010/main"/>
                          </a:ext>
                        </a:extLst>
                      </pic:spPr>
                    </pic:pic>
                  </a:graphicData>
                </a:graphic>
              </wp:inline>
            </w:drawing>
          </w:r>
        </w:p>
        <w:p w14:paraId="70FDE9BF" w14:textId="7A6AFAFB" w:rsidR="001966A3" w:rsidRDefault="001966A3" w:rsidP="000947BB">
          <w:pPr>
            <w:jc w:val="center"/>
            <w:rPr>
              <w:sz w:val="28"/>
              <w:szCs w:val="28"/>
            </w:rPr>
          </w:pPr>
          <w:r w:rsidRPr="0080281E">
            <w:rPr>
              <w:rFonts w:ascii="Times New Roman" w:hAnsi="Times New Roman" w:cs="Times New Roman"/>
              <w:b/>
              <w:sz w:val="24"/>
              <w:szCs w:val="28"/>
            </w:rPr>
            <w:t>FIGURE 4.2</w:t>
          </w:r>
          <w:r w:rsidR="00187D30">
            <w:rPr>
              <w:rFonts w:ascii="Times New Roman" w:hAnsi="Times New Roman" w:cs="Times New Roman"/>
              <w:b/>
              <w:sz w:val="24"/>
              <w:szCs w:val="28"/>
            </w:rPr>
            <w:t xml:space="preserve">: </w:t>
          </w:r>
          <w:r w:rsidR="00187D30">
            <w:rPr>
              <w:rFonts w:ascii="Times New Roman" w:hAnsi="Times New Roman" w:cs="Times New Roman"/>
              <w:sz w:val="24"/>
              <w:szCs w:val="28"/>
            </w:rPr>
            <w:t>Malware analysis process flowchart</w:t>
          </w:r>
          <w:r w:rsidR="00FE7B17">
            <w:rPr>
              <w:sz w:val="28"/>
              <w:szCs w:val="28"/>
            </w:rPr>
            <w:br w:type="page"/>
          </w:r>
        </w:p>
        <w:p w14:paraId="37AD4614" w14:textId="1E3FF777" w:rsidR="00FE7B17" w:rsidRPr="001966A3" w:rsidRDefault="00B32641" w:rsidP="000947BB">
          <w:pPr>
            <w:jc w:val="center"/>
            <w:rPr>
              <w:rFonts w:ascii="Times New Roman" w:hAnsi="Times New Roman" w:cs="Times New Roman"/>
              <w:b/>
              <w:sz w:val="28"/>
              <w:szCs w:val="28"/>
            </w:rPr>
          </w:pPr>
          <w:r w:rsidRPr="001966A3">
            <w:rPr>
              <w:rFonts w:ascii="Times New Roman" w:hAnsi="Times New Roman" w:cs="Times New Roman"/>
              <w:b/>
              <w:sz w:val="28"/>
              <w:szCs w:val="28"/>
            </w:rPr>
            <w:lastRenderedPageBreak/>
            <w:t>CHAPTER</w:t>
          </w:r>
          <w:r w:rsidR="00FE7B17" w:rsidRPr="001966A3">
            <w:rPr>
              <w:rFonts w:ascii="Times New Roman" w:hAnsi="Times New Roman" w:cs="Times New Roman"/>
              <w:b/>
              <w:sz w:val="28"/>
              <w:szCs w:val="28"/>
            </w:rPr>
            <w:t>-5</w:t>
          </w:r>
        </w:p>
        <w:p w14:paraId="0D6647C9" w14:textId="1B09438B" w:rsidR="00FE7B17" w:rsidRDefault="00FE7B17" w:rsidP="000947BB">
          <w:pPr>
            <w:jc w:val="center"/>
            <w:rPr>
              <w:rFonts w:ascii="Times New Roman" w:hAnsi="Times New Roman" w:cs="Times New Roman"/>
              <w:b/>
              <w:sz w:val="28"/>
              <w:szCs w:val="28"/>
            </w:rPr>
          </w:pPr>
          <w:r w:rsidRPr="001966A3">
            <w:rPr>
              <w:rFonts w:ascii="Times New Roman" w:hAnsi="Times New Roman" w:cs="Times New Roman"/>
              <w:b/>
              <w:sz w:val="28"/>
              <w:szCs w:val="28"/>
            </w:rPr>
            <w:t>TECHNICAL IMPLEMENTATION &amp; ANALYSIS</w:t>
          </w:r>
        </w:p>
        <w:p w14:paraId="51CAF027" w14:textId="6F8BAFEB" w:rsidR="00193695" w:rsidRDefault="00193695" w:rsidP="000947BB">
          <w:pPr>
            <w:rPr>
              <w:rFonts w:ascii="Times New Roman" w:hAnsi="Times New Roman" w:cs="Times New Roman"/>
              <w:b/>
              <w:sz w:val="28"/>
              <w:szCs w:val="28"/>
            </w:rPr>
          </w:pPr>
        </w:p>
        <w:p w14:paraId="5CE8BF68" w14:textId="4F836342" w:rsidR="00193695" w:rsidRDefault="00193695" w:rsidP="000947BB">
          <w:pPr>
            <w:rPr>
              <w:rFonts w:ascii="Times New Roman" w:hAnsi="Times New Roman" w:cs="Times New Roman"/>
              <w:b/>
              <w:sz w:val="28"/>
              <w:szCs w:val="28"/>
            </w:rPr>
          </w:pPr>
          <w:r>
            <w:rPr>
              <w:rFonts w:ascii="Times New Roman" w:hAnsi="Times New Roman" w:cs="Times New Roman"/>
              <w:b/>
              <w:sz w:val="28"/>
              <w:szCs w:val="28"/>
            </w:rPr>
            <w:t>INTRODUCTION</w:t>
          </w:r>
        </w:p>
        <w:p w14:paraId="7E83BB42" w14:textId="0978CBBC" w:rsidR="00193695" w:rsidRPr="00193695" w:rsidRDefault="0080281E" w:rsidP="000947BB">
          <w:pPr>
            <w:jc w:val="both"/>
            <w:rPr>
              <w:rFonts w:ascii="Times New Roman" w:hAnsi="Times New Roman" w:cs="Times New Roman"/>
              <w:sz w:val="28"/>
              <w:szCs w:val="28"/>
            </w:rPr>
          </w:pPr>
          <w:r>
            <w:rPr>
              <w:rFonts w:ascii="Times New Roman" w:hAnsi="Times New Roman" w:cs="Times New Roman"/>
              <w:sz w:val="28"/>
              <w:szCs w:val="28"/>
            </w:rPr>
            <w:t xml:space="preserve">  </w:t>
          </w:r>
          <w:r w:rsidR="005604BA">
            <w:rPr>
              <w:rFonts w:ascii="Times New Roman" w:hAnsi="Times New Roman" w:cs="Times New Roman"/>
              <w:sz w:val="28"/>
              <w:szCs w:val="28"/>
            </w:rPr>
            <w:t xml:space="preserve"> </w:t>
          </w:r>
          <w:r>
            <w:rPr>
              <w:rFonts w:ascii="Times New Roman" w:hAnsi="Times New Roman" w:cs="Times New Roman"/>
              <w:sz w:val="28"/>
              <w:szCs w:val="28"/>
            </w:rPr>
            <w:t xml:space="preserve">  </w:t>
          </w:r>
          <w:r w:rsidR="00193695">
            <w:rPr>
              <w:rFonts w:ascii="Times New Roman" w:hAnsi="Times New Roman" w:cs="Times New Roman"/>
              <w:sz w:val="28"/>
              <w:szCs w:val="28"/>
            </w:rPr>
            <w:t xml:space="preserve">This section is about the implementation of the process discussed in </w:t>
          </w:r>
          <w:r w:rsidR="00193695" w:rsidRPr="00604E29">
            <w:rPr>
              <w:rFonts w:ascii="Times New Roman" w:hAnsi="Times New Roman" w:cs="Times New Roman"/>
              <w:sz w:val="28"/>
              <w:szCs w:val="28"/>
            </w:rPr>
            <w:t>figure</w:t>
          </w:r>
          <w:r w:rsidR="00136C4F">
            <w:rPr>
              <w:rFonts w:ascii="Times New Roman" w:hAnsi="Times New Roman" w:cs="Times New Roman"/>
              <w:sz w:val="28"/>
              <w:szCs w:val="28"/>
            </w:rPr>
            <w:t xml:space="preserve"> </w:t>
          </w:r>
          <w:r w:rsidR="00193695" w:rsidRPr="00604E29">
            <w:rPr>
              <w:rFonts w:ascii="Times New Roman" w:hAnsi="Times New Roman" w:cs="Times New Roman"/>
              <w:sz w:val="28"/>
              <w:szCs w:val="28"/>
            </w:rPr>
            <w:t>4.</w:t>
          </w:r>
          <w:r w:rsidR="00604E29">
            <w:rPr>
              <w:rFonts w:ascii="Times New Roman" w:hAnsi="Times New Roman" w:cs="Times New Roman"/>
              <w:sz w:val="28"/>
              <w:szCs w:val="28"/>
            </w:rPr>
            <w:t>2</w:t>
          </w:r>
          <w:r w:rsidR="00193695" w:rsidRPr="00604E29">
            <w:rPr>
              <w:rFonts w:ascii="Times New Roman" w:hAnsi="Times New Roman" w:cs="Times New Roman"/>
              <w:sz w:val="28"/>
              <w:szCs w:val="28"/>
            </w:rPr>
            <w:t xml:space="preserve">  </w:t>
          </w:r>
          <w:r w:rsidR="00193695">
            <w:rPr>
              <w:rFonts w:ascii="Times New Roman" w:hAnsi="Times New Roman" w:cs="Times New Roman"/>
              <w:sz w:val="28"/>
              <w:szCs w:val="28"/>
            </w:rPr>
            <w:t xml:space="preserve">and the analysis of the malware using two techniques, Static and Dynamic analysis of the malware. </w:t>
          </w:r>
        </w:p>
        <w:p w14:paraId="27DC92C8" w14:textId="77777777" w:rsidR="00FE7B17" w:rsidRPr="00E3453A" w:rsidRDefault="00FE7B17" w:rsidP="000947BB">
          <w:pPr>
            <w:rPr>
              <w:rFonts w:ascii="Times New Roman" w:hAnsi="Times New Roman" w:cs="Times New Roman"/>
              <w:b/>
              <w:bCs/>
              <w:sz w:val="32"/>
              <w:szCs w:val="28"/>
            </w:rPr>
          </w:pPr>
        </w:p>
        <w:p w14:paraId="53F7D54D" w14:textId="71E9504F" w:rsidR="00FE7B17" w:rsidRPr="001966A3" w:rsidRDefault="00FE7B17" w:rsidP="000947BB">
          <w:pPr>
            <w:rPr>
              <w:rFonts w:ascii="Times New Roman" w:hAnsi="Times New Roman" w:cs="Times New Roman"/>
              <w:b/>
              <w:sz w:val="32"/>
              <w:szCs w:val="28"/>
            </w:rPr>
          </w:pPr>
          <w:r w:rsidRPr="001966A3">
            <w:rPr>
              <w:rFonts w:ascii="Times New Roman" w:hAnsi="Times New Roman" w:cs="Times New Roman"/>
              <w:b/>
              <w:sz w:val="28"/>
              <w:szCs w:val="28"/>
            </w:rPr>
            <w:t xml:space="preserve">5.1 </w:t>
          </w:r>
          <w:r w:rsidR="008D3E5C" w:rsidRPr="001966A3">
            <w:rPr>
              <w:rFonts w:ascii="Times New Roman" w:hAnsi="Times New Roman" w:cs="Times New Roman"/>
              <w:b/>
              <w:sz w:val="28"/>
              <w:szCs w:val="28"/>
            </w:rPr>
            <w:t>WORKING PRINCIPLE</w:t>
          </w:r>
        </w:p>
        <w:p w14:paraId="65BED239" w14:textId="77777777" w:rsidR="00FE7B17" w:rsidRPr="001966A3" w:rsidRDefault="00FE7B17" w:rsidP="000947BB">
          <w:pPr>
            <w:rPr>
              <w:rFonts w:ascii="Times New Roman" w:hAnsi="Times New Roman" w:cs="Times New Roman"/>
              <w:b/>
              <w:bCs/>
              <w:sz w:val="6"/>
              <w:szCs w:val="28"/>
            </w:rPr>
          </w:pPr>
        </w:p>
        <w:p w14:paraId="6493BA15" w14:textId="77777777" w:rsidR="00FE7B17" w:rsidRPr="001966A3" w:rsidRDefault="00FE7B17" w:rsidP="000947BB">
          <w:pPr>
            <w:jc w:val="both"/>
            <w:rPr>
              <w:rFonts w:ascii="Times New Roman" w:hAnsi="Times New Roman" w:cs="Times New Roman"/>
              <w:b/>
              <w:bCs/>
              <w:sz w:val="24"/>
              <w:szCs w:val="28"/>
            </w:rPr>
          </w:pPr>
          <w:r w:rsidRPr="001966A3">
            <w:rPr>
              <w:rFonts w:ascii="Times New Roman" w:hAnsi="Times New Roman" w:cs="Times New Roman"/>
              <w:b/>
              <w:bCs/>
              <w:sz w:val="24"/>
              <w:szCs w:val="28"/>
            </w:rPr>
            <w:t>Static analysis:</w:t>
          </w:r>
        </w:p>
        <w:p w14:paraId="1256AE9E" w14:textId="410ACA31" w:rsidR="00FE7B17" w:rsidRPr="001966A3" w:rsidRDefault="005604BA" w:rsidP="000947BB">
          <w:pPr>
            <w:numPr>
              <w:ilvl w:val="0"/>
              <w:numId w:val="4"/>
            </w:numPr>
            <w:jc w:val="both"/>
            <w:rPr>
              <w:rFonts w:ascii="Times New Roman" w:hAnsi="Times New Roman" w:cs="Times New Roman"/>
              <w:b/>
              <w:bCs/>
              <w:i/>
              <w:iCs/>
              <w:sz w:val="24"/>
              <w:szCs w:val="28"/>
              <w:u w:val="single"/>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Static analysis is the process of analyzing malware without executing it.</w:t>
          </w:r>
        </w:p>
        <w:p w14:paraId="2275A7F6" w14:textId="30A65D61" w:rsidR="00FE7B17" w:rsidRPr="001966A3" w:rsidRDefault="005604BA" w:rsidP="000947BB">
          <w:pPr>
            <w:numPr>
              <w:ilvl w:val="0"/>
              <w:numId w:val="4"/>
            </w:numPr>
            <w:jc w:val="both"/>
            <w:rPr>
              <w:rFonts w:ascii="Times New Roman" w:hAnsi="Times New Roman" w:cs="Times New Roman"/>
              <w:b/>
              <w:bCs/>
              <w:i/>
              <w:iCs/>
              <w:sz w:val="24"/>
              <w:szCs w:val="28"/>
              <w:u w:val="single"/>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The objective is to extract useful information from the malware, this will help us get an idea of the type of malware. This information is useful for future analysis.</w:t>
          </w:r>
        </w:p>
        <w:p w14:paraId="16B94390" w14:textId="77777777" w:rsidR="00FE7B17" w:rsidRPr="001966A3" w:rsidRDefault="00FE7B17" w:rsidP="000947BB">
          <w:pPr>
            <w:jc w:val="both"/>
            <w:rPr>
              <w:rFonts w:ascii="Times New Roman" w:hAnsi="Times New Roman" w:cs="Times New Roman"/>
              <w:b/>
              <w:bCs/>
              <w:sz w:val="24"/>
              <w:szCs w:val="28"/>
              <w:lang w:val="en"/>
            </w:rPr>
          </w:pPr>
          <w:r w:rsidRPr="001966A3">
            <w:rPr>
              <w:rFonts w:ascii="Times New Roman" w:hAnsi="Times New Roman" w:cs="Times New Roman"/>
              <w:b/>
              <w:bCs/>
              <w:sz w:val="24"/>
              <w:szCs w:val="28"/>
              <w:lang w:val="en"/>
            </w:rPr>
            <w:t>Dynamic analysis:</w:t>
          </w:r>
        </w:p>
        <w:p w14:paraId="5C61B1D2" w14:textId="77777777" w:rsidR="00FE7B17" w:rsidRPr="001966A3" w:rsidRDefault="00FE7B17" w:rsidP="000947BB">
          <w:pPr>
            <w:numPr>
              <w:ilvl w:val="0"/>
              <w:numId w:val="16"/>
            </w:numPr>
            <w:jc w:val="both"/>
            <w:rPr>
              <w:rFonts w:ascii="Times New Roman" w:hAnsi="Times New Roman" w:cs="Times New Roman"/>
              <w:sz w:val="24"/>
              <w:szCs w:val="28"/>
              <w:lang w:val="en"/>
            </w:rPr>
          </w:pPr>
          <w:r w:rsidRPr="001966A3">
            <w:rPr>
              <w:rFonts w:ascii="Times New Roman" w:hAnsi="Times New Roman" w:cs="Times New Roman"/>
              <w:sz w:val="24"/>
              <w:szCs w:val="28"/>
              <w:lang w:val="en"/>
            </w:rPr>
            <w:t>Dynamic analysis is the process of analysis of malware during runtime.</w:t>
          </w:r>
        </w:p>
        <w:p w14:paraId="2AEF9C35" w14:textId="2F2A421D" w:rsidR="00FE7B17" w:rsidRPr="001966A3" w:rsidRDefault="00FE7B17" w:rsidP="000947BB">
          <w:pPr>
            <w:numPr>
              <w:ilvl w:val="0"/>
              <w:numId w:val="16"/>
            </w:numPr>
            <w:jc w:val="both"/>
            <w:rPr>
              <w:rFonts w:ascii="Times New Roman" w:hAnsi="Times New Roman" w:cs="Times New Roman"/>
              <w:sz w:val="24"/>
              <w:szCs w:val="28"/>
              <w:lang w:val="en"/>
            </w:rPr>
          </w:pPr>
          <w:r w:rsidRPr="001966A3">
            <w:rPr>
              <w:rFonts w:ascii="Times New Roman" w:hAnsi="Times New Roman" w:cs="Times New Roman"/>
              <w:sz w:val="24"/>
              <w:szCs w:val="28"/>
              <w:lang w:val="en"/>
            </w:rPr>
            <w:t>The objective of the dynamic analysis is to find out how the malware infects the system</w:t>
          </w:r>
          <w:r w:rsidR="008F30B7" w:rsidRPr="001966A3">
            <w:rPr>
              <w:rFonts w:ascii="Times New Roman" w:hAnsi="Times New Roman" w:cs="Times New Roman"/>
              <w:sz w:val="24"/>
              <w:szCs w:val="28"/>
              <w:lang w:val="en"/>
            </w:rPr>
            <w:t>.</w:t>
          </w:r>
        </w:p>
        <w:p w14:paraId="45486BB4" w14:textId="77777777" w:rsidR="00FE7B17" w:rsidRPr="001966A3" w:rsidRDefault="00FE7B17" w:rsidP="000947BB">
          <w:pPr>
            <w:rPr>
              <w:rFonts w:ascii="Times New Roman" w:hAnsi="Times New Roman" w:cs="Times New Roman"/>
              <w:sz w:val="24"/>
              <w:szCs w:val="28"/>
            </w:rPr>
          </w:pPr>
        </w:p>
        <w:p w14:paraId="0658B90D" w14:textId="045590F1" w:rsidR="00FE7B17" w:rsidRPr="001966A3" w:rsidRDefault="661F2C36" w:rsidP="000947BB">
          <w:pPr>
            <w:rPr>
              <w:rFonts w:ascii="Times New Roman" w:hAnsi="Times New Roman" w:cs="Times New Roman"/>
              <w:b/>
              <w:bCs/>
              <w:sz w:val="28"/>
              <w:szCs w:val="32"/>
            </w:rPr>
          </w:pPr>
          <w:r w:rsidRPr="001966A3">
            <w:rPr>
              <w:rFonts w:ascii="Times New Roman" w:hAnsi="Times New Roman" w:cs="Times New Roman"/>
              <w:b/>
              <w:bCs/>
              <w:sz w:val="28"/>
              <w:szCs w:val="32"/>
            </w:rPr>
            <w:t xml:space="preserve">5.2 </w:t>
          </w:r>
          <w:r w:rsidR="008D3E5C" w:rsidRPr="001966A3">
            <w:rPr>
              <w:rFonts w:ascii="Times New Roman" w:hAnsi="Times New Roman" w:cs="Times New Roman"/>
              <w:b/>
              <w:bCs/>
              <w:sz w:val="28"/>
              <w:szCs w:val="32"/>
            </w:rPr>
            <w:t xml:space="preserve">TOOLS DESCRIPTION </w:t>
          </w:r>
        </w:p>
        <w:p w14:paraId="14BFE757" w14:textId="77777777" w:rsidR="00FE7B17" w:rsidRPr="001966A3" w:rsidRDefault="00FE7B17" w:rsidP="000947BB">
          <w:pPr>
            <w:rPr>
              <w:rFonts w:ascii="Times New Roman" w:hAnsi="Times New Roman" w:cs="Times New Roman"/>
              <w:b/>
              <w:sz w:val="28"/>
              <w:szCs w:val="28"/>
            </w:rPr>
          </w:pPr>
          <w:r w:rsidRPr="001966A3">
            <w:rPr>
              <w:rFonts w:ascii="Times New Roman" w:hAnsi="Times New Roman" w:cs="Times New Roman"/>
              <w:b/>
              <w:sz w:val="28"/>
              <w:szCs w:val="28"/>
            </w:rPr>
            <w:t>Static analysis</w:t>
          </w:r>
        </w:p>
        <w:p w14:paraId="211AB040" w14:textId="0F769E69" w:rsidR="00FE7B17" w:rsidRPr="00193695" w:rsidRDefault="00FE7B17" w:rsidP="000947BB">
          <w:pPr>
            <w:widowControl w:val="0"/>
            <w:autoSpaceDE w:val="0"/>
            <w:autoSpaceDN w:val="0"/>
            <w:adjustRightInd w:val="0"/>
            <w:spacing w:after="200"/>
            <w:rPr>
              <w:rFonts w:ascii="Times New Roman" w:hAnsi="Times New Roman" w:cs="Times New Roman"/>
              <w:b/>
              <w:bCs/>
              <w:iCs/>
              <w:sz w:val="24"/>
              <w:szCs w:val="28"/>
              <w:lang w:val="en"/>
            </w:rPr>
          </w:pPr>
          <w:r w:rsidRPr="00193695">
            <w:rPr>
              <w:rFonts w:ascii="Times New Roman" w:hAnsi="Times New Roman" w:cs="Times New Roman"/>
              <w:b/>
              <w:bCs/>
              <w:iCs/>
              <w:sz w:val="24"/>
              <w:szCs w:val="28"/>
              <w:lang w:val="en"/>
            </w:rPr>
            <w:t>Hex-Edito</w:t>
          </w:r>
          <w:r w:rsidR="00604E29">
            <w:rPr>
              <w:rFonts w:ascii="Times New Roman" w:hAnsi="Times New Roman" w:cs="Times New Roman"/>
              <w:b/>
              <w:bCs/>
              <w:iCs/>
              <w:sz w:val="24"/>
              <w:szCs w:val="28"/>
              <w:lang w:val="en"/>
            </w:rPr>
            <w:t>r</w:t>
          </w:r>
        </w:p>
        <w:p w14:paraId="3BD0121D" w14:textId="6188730A" w:rsidR="00FE7B17" w:rsidRPr="001966A3" w:rsidRDefault="0080281E"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A hex editor (or binary file editor or byte editor) is a computer program that allows for manipulation of the fundamental binary data that constitutes a computer file. This tool is mainly used by us for finding out whether our file is PE</w:t>
          </w:r>
          <w:r w:rsidR="00604E29">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(portable executable file or not)</w:t>
          </w:r>
          <w:r w:rsidR="00136C4F">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by looking the first two bytes of the first line 4D and 5A</w:t>
          </w:r>
          <w:r w:rsidR="008A576D">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where 4D stand for M and 5A stand for S</w:t>
          </w:r>
        </w:p>
        <w:p w14:paraId="3853AE10" w14:textId="77777777" w:rsidR="00FE7B17" w:rsidRPr="001966A3" w:rsidRDefault="00FE7B17" w:rsidP="000947BB">
          <w:pPr>
            <w:widowControl w:val="0"/>
            <w:autoSpaceDE w:val="0"/>
            <w:autoSpaceDN w:val="0"/>
            <w:adjustRightInd w:val="0"/>
            <w:spacing w:after="200"/>
            <w:jc w:val="center"/>
            <w:rPr>
              <w:rFonts w:ascii="Times New Roman" w:hAnsi="Times New Roman" w:cs="Times New Roman"/>
              <w:sz w:val="24"/>
              <w:szCs w:val="28"/>
              <w:lang w:val="en"/>
            </w:rPr>
          </w:pPr>
          <w:r w:rsidRPr="001966A3">
            <w:rPr>
              <w:noProof/>
              <w:sz w:val="20"/>
            </w:rPr>
            <w:lastRenderedPageBreak/>
            <w:drawing>
              <wp:inline distT="0" distB="0" distL="0" distR="0" wp14:anchorId="69A665D4" wp14:editId="1F6BDE58">
                <wp:extent cx="2903855" cy="21418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20">
                          <a:extLst>
                            <a:ext uri="{28A0092B-C50C-407E-A947-70E740481C1C}">
                              <a14:useLocalDpi xmlns:a14="http://schemas.microsoft.com/office/drawing/2010/main" val="0"/>
                            </a:ext>
                          </a:extLst>
                        </a:blip>
                        <a:stretch>
                          <a:fillRect/>
                        </a:stretch>
                      </pic:blipFill>
                      <pic:spPr>
                        <a:xfrm>
                          <a:off x="0" y="0"/>
                          <a:ext cx="2903855" cy="2141855"/>
                        </a:xfrm>
                        <a:prstGeom prst="rect">
                          <a:avLst/>
                        </a:prstGeom>
                      </pic:spPr>
                    </pic:pic>
                  </a:graphicData>
                </a:graphic>
              </wp:inline>
            </w:drawing>
          </w:r>
        </w:p>
        <w:p w14:paraId="01B2C9AF" w14:textId="5ECD740D" w:rsidR="00C245C5" w:rsidRDefault="00C245C5" w:rsidP="000947BB">
          <w:pPr>
            <w:widowControl w:val="0"/>
            <w:spacing w:after="200"/>
            <w:jc w:val="center"/>
            <w:rPr>
              <w:rFonts w:ascii="Times New Roman" w:hAnsi="Times New Roman" w:cs="Times New Roman"/>
              <w:b/>
              <w:bCs/>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5.1</w:t>
          </w:r>
          <w:r w:rsidRPr="14291F0F">
            <w:rPr>
              <w:rFonts w:ascii="Times New Roman" w:hAnsi="Times New Roman" w:cs="Times New Roman"/>
              <w:b/>
              <w:bCs/>
              <w:sz w:val="24"/>
              <w:szCs w:val="24"/>
              <w:lang w:val="en"/>
            </w:rPr>
            <w:t>:</w:t>
          </w:r>
          <w:r w:rsidR="00136C4F">
            <w:rPr>
              <w:rFonts w:ascii="Times New Roman" w:hAnsi="Times New Roman" w:cs="Times New Roman"/>
              <w:b/>
              <w:bCs/>
              <w:sz w:val="24"/>
              <w:szCs w:val="24"/>
              <w:lang w:val="en"/>
            </w:rPr>
            <w:t xml:space="preserve"> </w:t>
          </w:r>
          <w:r w:rsidRPr="14291F0F">
            <w:rPr>
              <w:rFonts w:ascii="Times New Roman" w:hAnsi="Times New Roman" w:cs="Times New Roman"/>
              <w:sz w:val="24"/>
              <w:szCs w:val="24"/>
              <w:lang w:val="en"/>
            </w:rPr>
            <w:t>Different sub-divisions of Hex-Editor to see Information.</w:t>
          </w:r>
        </w:p>
        <w:p w14:paraId="346AD67A" w14:textId="77777777" w:rsidR="00C245C5" w:rsidRDefault="00C245C5" w:rsidP="000947BB">
          <w:pPr>
            <w:widowControl w:val="0"/>
            <w:autoSpaceDE w:val="0"/>
            <w:autoSpaceDN w:val="0"/>
            <w:adjustRightInd w:val="0"/>
            <w:spacing w:after="200"/>
            <w:jc w:val="both"/>
            <w:rPr>
              <w:rFonts w:ascii="Times New Roman" w:hAnsi="Times New Roman" w:cs="Times New Roman"/>
              <w:b/>
              <w:bCs/>
              <w:sz w:val="24"/>
              <w:szCs w:val="28"/>
              <w:lang w:val="en"/>
            </w:rPr>
          </w:pPr>
        </w:p>
        <w:p w14:paraId="7D49793F" w14:textId="6ED9CBC2" w:rsidR="00FE7B17" w:rsidRPr="00814F86"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814F86">
            <w:rPr>
              <w:rFonts w:ascii="Times New Roman" w:hAnsi="Times New Roman" w:cs="Times New Roman"/>
              <w:b/>
              <w:bCs/>
              <w:sz w:val="24"/>
              <w:szCs w:val="28"/>
              <w:lang w:val="en"/>
            </w:rPr>
            <w:t>Hash My File</w:t>
          </w:r>
        </w:p>
        <w:p w14:paraId="170C25BB" w14:textId="7DBC8EDB" w:rsidR="00C245C5" w:rsidRPr="005604BA" w:rsidRDefault="0080281E"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5604BA">
            <w:rPr>
              <w:rFonts w:ascii="Times New Roman" w:hAnsi="Times New Roman" w:cs="Times New Roman"/>
              <w:sz w:val="24"/>
              <w:szCs w:val="28"/>
              <w:lang w:val="en"/>
            </w:rPr>
            <w:t xml:space="preserve"> </w:t>
          </w: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HashMyFiles is small utility that allows you to calculate the MD5 and SHA1 hashes of one or more files in your system. You can easily copy the MD5/SHA1 hashes list into the clipboard, or save them into text/html/xml file.</w:t>
          </w:r>
          <w:r w:rsidR="005604BA">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HashMyFiles can also be launched from the context menu of Windows Explorer, and display the MD5/SHA1 hashes of the selected file or folder.</w:t>
          </w:r>
        </w:p>
        <w:p w14:paraId="450BB086" w14:textId="5C85E0C1" w:rsidR="00FE7B17" w:rsidRPr="002E0E1F" w:rsidRDefault="00FE7B17" w:rsidP="000947BB">
          <w:pPr>
            <w:widowControl w:val="0"/>
            <w:autoSpaceDE w:val="0"/>
            <w:autoSpaceDN w:val="0"/>
            <w:adjustRightInd w:val="0"/>
            <w:spacing w:after="200"/>
            <w:jc w:val="both"/>
            <w:rPr>
              <w:rFonts w:ascii="Times New Roman" w:hAnsi="Times New Roman" w:cs="Times New Roman"/>
              <w:b/>
              <w:sz w:val="24"/>
              <w:szCs w:val="28"/>
              <w:lang w:val="en"/>
            </w:rPr>
          </w:pPr>
          <w:r w:rsidRPr="002E0E1F">
            <w:rPr>
              <w:rFonts w:ascii="Times New Roman" w:hAnsi="Times New Roman" w:cs="Times New Roman"/>
              <w:b/>
              <w:sz w:val="24"/>
              <w:szCs w:val="28"/>
              <w:lang w:val="en"/>
            </w:rPr>
            <w:t>Different Type of Hashes-:</w:t>
          </w:r>
        </w:p>
        <w:p w14:paraId="6C7FEBB4" w14:textId="7DE6C345" w:rsidR="00FE7B17" w:rsidRPr="00814F86"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814F86">
            <w:rPr>
              <w:rFonts w:ascii="Times New Roman" w:hAnsi="Times New Roman" w:cs="Times New Roman"/>
              <w:b/>
              <w:bCs/>
              <w:sz w:val="24"/>
              <w:szCs w:val="28"/>
              <w:lang w:val="en"/>
            </w:rPr>
            <w:t>MD5</w:t>
          </w:r>
        </w:p>
        <w:p w14:paraId="02824F3B" w14:textId="493D9E43" w:rsidR="00FE7B17" w:rsidRPr="001966A3"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1966A3">
            <w:rPr>
              <w:rFonts w:ascii="Times New Roman" w:hAnsi="Times New Roman" w:cs="Times New Roman"/>
              <w:sz w:val="24"/>
              <w:szCs w:val="28"/>
              <w:lang w:val="en"/>
            </w:rPr>
            <w:t xml:space="preserve">   </w:t>
          </w:r>
          <w:r w:rsidR="0080281E">
            <w:rPr>
              <w:rFonts w:ascii="Times New Roman" w:hAnsi="Times New Roman" w:cs="Times New Roman"/>
              <w:sz w:val="24"/>
              <w:szCs w:val="28"/>
              <w:lang w:val="en"/>
            </w:rPr>
            <w:t xml:space="preserve"> </w:t>
          </w:r>
          <w:r w:rsidRPr="001966A3">
            <w:rPr>
              <w:rFonts w:ascii="Times New Roman" w:hAnsi="Times New Roman" w:cs="Times New Roman"/>
              <w:sz w:val="24"/>
              <w:szCs w:val="28"/>
              <w:lang w:val="en"/>
            </w:rPr>
            <w:t>MD5 (Message Digest Method 5) is a cryptographic hash algorithm used to generate a 128-bit digest from a string of any length</w:t>
          </w:r>
        </w:p>
        <w:p w14:paraId="5C264134" w14:textId="77777777" w:rsidR="00FE7B17" w:rsidRPr="001966A3"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1966A3">
            <w:rPr>
              <w:rFonts w:ascii="Times New Roman" w:hAnsi="Times New Roman" w:cs="Times New Roman"/>
              <w:sz w:val="24"/>
              <w:szCs w:val="28"/>
              <w:lang w:val="en"/>
            </w:rPr>
            <w:t xml:space="preserve">Generated a Md5 hash using hash my file for comparing </w:t>
          </w:r>
        </w:p>
        <w:p w14:paraId="42A05FA1" w14:textId="77777777" w:rsidR="00FE7B17" w:rsidRPr="001966A3" w:rsidRDefault="00FE7B17" w:rsidP="000947BB">
          <w:pPr>
            <w:widowControl w:val="0"/>
            <w:autoSpaceDE w:val="0"/>
            <w:autoSpaceDN w:val="0"/>
            <w:adjustRightInd w:val="0"/>
            <w:spacing w:after="200"/>
            <w:jc w:val="center"/>
            <w:rPr>
              <w:rFonts w:ascii="Times New Roman" w:hAnsi="Times New Roman" w:cs="Times New Roman"/>
              <w:sz w:val="24"/>
              <w:szCs w:val="28"/>
              <w:lang w:val="en"/>
            </w:rPr>
          </w:pPr>
          <w:r w:rsidRPr="001966A3">
            <w:rPr>
              <w:rFonts w:ascii="Times New Roman" w:hAnsi="Times New Roman" w:cs="Times New Roman"/>
              <w:noProof/>
              <w:sz w:val="24"/>
              <w:szCs w:val="28"/>
              <w:lang w:val="en"/>
            </w:rPr>
            <w:drawing>
              <wp:inline distT="0" distB="0" distL="0" distR="0" wp14:anchorId="5AD02B14" wp14:editId="290DBAAD">
                <wp:extent cx="3721711" cy="10363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8650" cy="1041037"/>
                        </a:xfrm>
                        <a:prstGeom prst="rect">
                          <a:avLst/>
                        </a:prstGeom>
                        <a:noFill/>
                        <a:ln>
                          <a:noFill/>
                        </a:ln>
                      </pic:spPr>
                    </pic:pic>
                  </a:graphicData>
                </a:graphic>
              </wp:inline>
            </w:drawing>
          </w:r>
        </w:p>
        <w:p w14:paraId="061F7F2E" w14:textId="546126F1" w:rsidR="00C245C5" w:rsidRPr="001966A3" w:rsidRDefault="00C245C5" w:rsidP="000947BB">
          <w:pPr>
            <w:widowControl w:val="0"/>
            <w:autoSpaceDE w:val="0"/>
            <w:autoSpaceDN w:val="0"/>
            <w:adjustRightInd w:val="0"/>
            <w:spacing w:after="200"/>
            <w:jc w:val="center"/>
            <w:rPr>
              <w:rFonts w:ascii="Times New Roman" w:hAnsi="Times New Roman" w:cs="Times New Roman"/>
              <w:b/>
              <w:bCs/>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5.2</w:t>
          </w:r>
          <w:r w:rsidRPr="14291F0F">
            <w:rPr>
              <w:rFonts w:ascii="Times New Roman" w:hAnsi="Times New Roman" w:cs="Times New Roman"/>
              <w:b/>
              <w:bCs/>
              <w:sz w:val="24"/>
              <w:szCs w:val="24"/>
              <w:lang w:val="en"/>
            </w:rPr>
            <w:t>:</w:t>
          </w:r>
          <w:r w:rsidRPr="14291F0F">
            <w:rPr>
              <w:rFonts w:ascii="Times New Roman" w:hAnsi="Times New Roman" w:cs="Times New Roman"/>
              <w:sz w:val="24"/>
              <w:szCs w:val="24"/>
              <w:lang w:val="en"/>
            </w:rPr>
            <w:t>MD-5 Hash generated for a given malicious file.</w:t>
          </w:r>
        </w:p>
        <w:p w14:paraId="1D817803" w14:textId="45C16D3B" w:rsidR="00FE7B17" w:rsidRDefault="00FE7B17" w:rsidP="000947BB">
          <w:pPr>
            <w:widowControl w:val="0"/>
            <w:autoSpaceDE w:val="0"/>
            <w:autoSpaceDN w:val="0"/>
            <w:adjustRightInd w:val="0"/>
            <w:spacing w:after="200"/>
            <w:rPr>
              <w:rFonts w:ascii="Times New Roman" w:hAnsi="Times New Roman" w:cs="Times New Roman"/>
              <w:b/>
              <w:bCs/>
              <w:sz w:val="24"/>
              <w:szCs w:val="28"/>
              <w:lang w:val="en"/>
            </w:rPr>
          </w:pPr>
        </w:p>
        <w:p w14:paraId="28884C13" w14:textId="77777777" w:rsidR="005604BA" w:rsidRPr="001966A3" w:rsidRDefault="005604BA" w:rsidP="000947BB">
          <w:pPr>
            <w:widowControl w:val="0"/>
            <w:autoSpaceDE w:val="0"/>
            <w:autoSpaceDN w:val="0"/>
            <w:adjustRightInd w:val="0"/>
            <w:spacing w:after="200"/>
            <w:rPr>
              <w:rFonts w:ascii="Times New Roman" w:hAnsi="Times New Roman" w:cs="Times New Roman"/>
              <w:b/>
              <w:bCs/>
              <w:sz w:val="24"/>
              <w:szCs w:val="28"/>
              <w:lang w:val="en"/>
            </w:rPr>
          </w:pPr>
        </w:p>
        <w:p w14:paraId="0AE5BA60" w14:textId="1DAAA9F0" w:rsidR="00FE7B17" w:rsidRPr="00814F86" w:rsidRDefault="00FE7B17" w:rsidP="000947BB">
          <w:pPr>
            <w:widowControl w:val="0"/>
            <w:autoSpaceDE w:val="0"/>
            <w:autoSpaceDN w:val="0"/>
            <w:adjustRightInd w:val="0"/>
            <w:spacing w:after="200"/>
            <w:jc w:val="both"/>
            <w:rPr>
              <w:rFonts w:ascii="Times New Roman" w:hAnsi="Times New Roman" w:cs="Times New Roman"/>
              <w:b/>
              <w:bCs/>
              <w:sz w:val="24"/>
              <w:szCs w:val="28"/>
              <w:lang w:val="en"/>
            </w:rPr>
          </w:pPr>
          <w:r w:rsidRPr="00814F86">
            <w:rPr>
              <w:rFonts w:ascii="Times New Roman" w:hAnsi="Times New Roman" w:cs="Times New Roman"/>
              <w:b/>
              <w:bCs/>
              <w:sz w:val="24"/>
              <w:szCs w:val="28"/>
              <w:lang w:val="en"/>
            </w:rPr>
            <w:lastRenderedPageBreak/>
            <w:t>SH1</w:t>
          </w:r>
        </w:p>
        <w:p w14:paraId="65B00FD8" w14:textId="053E6591" w:rsidR="00FE7B17" w:rsidRPr="001966A3" w:rsidRDefault="0080281E"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SHA-1 or Secure Hash Algorithm 1 is a cryptographic algorithm which takes an input and produces a 160-bit (20-byte) hash value.</w:t>
          </w:r>
        </w:p>
        <w:p w14:paraId="2E5CB114" w14:textId="10784A92" w:rsidR="00FE7B17"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1966A3">
            <w:rPr>
              <w:rFonts w:ascii="Times New Roman" w:hAnsi="Times New Roman" w:cs="Times New Roman"/>
              <w:sz w:val="24"/>
              <w:szCs w:val="28"/>
              <w:lang w:val="en"/>
            </w:rPr>
            <w:t xml:space="preserve">By the Help of hash my file we have also generated SH1 </w:t>
          </w:r>
        </w:p>
        <w:p w14:paraId="71D185B9" w14:textId="77777777" w:rsidR="005604BA" w:rsidRPr="001966A3" w:rsidRDefault="005604BA" w:rsidP="000947BB">
          <w:pPr>
            <w:widowControl w:val="0"/>
            <w:autoSpaceDE w:val="0"/>
            <w:autoSpaceDN w:val="0"/>
            <w:adjustRightInd w:val="0"/>
            <w:spacing w:after="200"/>
            <w:jc w:val="both"/>
            <w:rPr>
              <w:rFonts w:ascii="Times New Roman" w:hAnsi="Times New Roman" w:cs="Times New Roman"/>
              <w:sz w:val="24"/>
              <w:szCs w:val="28"/>
              <w:lang w:val="en"/>
            </w:rPr>
          </w:pPr>
        </w:p>
        <w:p w14:paraId="35021D6A" w14:textId="77777777" w:rsidR="00FE7B17" w:rsidRPr="001966A3" w:rsidRDefault="00FE7B17" w:rsidP="000947BB">
          <w:pPr>
            <w:widowControl w:val="0"/>
            <w:autoSpaceDE w:val="0"/>
            <w:autoSpaceDN w:val="0"/>
            <w:adjustRightInd w:val="0"/>
            <w:spacing w:after="200"/>
            <w:jc w:val="center"/>
            <w:rPr>
              <w:rFonts w:ascii="Times New Roman" w:hAnsi="Times New Roman" w:cs="Times New Roman"/>
              <w:sz w:val="24"/>
              <w:szCs w:val="28"/>
              <w:lang w:val="en"/>
            </w:rPr>
          </w:pPr>
          <w:r w:rsidRPr="001966A3">
            <w:rPr>
              <w:noProof/>
              <w:sz w:val="20"/>
            </w:rPr>
            <w:drawing>
              <wp:inline distT="0" distB="0" distL="0" distR="0" wp14:anchorId="6041670D" wp14:editId="33165D09">
                <wp:extent cx="4812665" cy="1234440"/>
                <wp:effectExtent l="0" t="0" r="6985"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22">
                          <a:extLst>
                            <a:ext uri="{28A0092B-C50C-407E-A947-70E740481C1C}">
                              <a14:useLocalDpi xmlns:a14="http://schemas.microsoft.com/office/drawing/2010/main" val="0"/>
                            </a:ext>
                          </a:extLst>
                        </a:blip>
                        <a:stretch>
                          <a:fillRect/>
                        </a:stretch>
                      </pic:blipFill>
                      <pic:spPr>
                        <a:xfrm>
                          <a:off x="0" y="0"/>
                          <a:ext cx="4893482" cy="1255169"/>
                        </a:xfrm>
                        <a:prstGeom prst="rect">
                          <a:avLst/>
                        </a:prstGeom>
                      </pic:spPr>
                    </pic:pic>
                  </a:graphicData>
                </a:graphic>
              </wp:inline>
            </w:drawing>
          </w:r>
        </w:p>
        <w:p w14:paraId="2171D17D" w14:textId="044F0EE0" w:rsidR="00C245C5" w:rsidRDefault="00C245C5" w:rsidP="000947BB">
          <w:pPr>
            <w:widowControl w:val="0"/>
            <w:spacing w:after="200"/>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5.3</w:t>
          </w:r>
          <w:r w:rsidRPr="14291F0F">
            <w:rPr>
              <w:rFonts w:ascii="Times New Roman" w:hAnsi="Times New Roman" w:cs="Times New Roman"/>
              <w:b/>
              <w:bCs/>
              <w:sz w:val="24"/>
              <w:szCs w:val="24"/>
              <w:lang w:val="en"/>
            </w:rPr>
            <w:t>:</w:t>
          </w:r>
          <w:r w:rsidR="005604BA">
            <w:rPr>
              <w:rFonts w:ascii="Times New Roman" w:hAnsi="Times New Roman" w:cs="Times New Roman"/>
              <w:b/>
              <w:bCs/>
              <w:sz w:val="24"/>
              <w:szCs w:val="24"/>
              <w:lang w:val="en"/>
            </w:rPr>
            <w:t xml:space="preserve"> </w:t>
          </w:r>
          <w:r w:rsidRPr="14291F0F">
            <w:rPr>
              <w:rFonts w:ascii="Times New Roman" w:hAnsi="Times New Roman" w:cs="Times New Roman"/>
              <w:sz w:val="24"/>
              <w:szCs w:val="24"/>
              <w:lang w:val="en"/>
            </w:rPr>
            <w:t>SHA1 Hash generated along with MD5 for a given malicious file.</w:t>
          </w:r>
        </w:p>
        <w:p w14:paraId="66807935" w14:textId="77777777" w:rsidR="005604BA" w:rsidRPr="005604BA" w:rsidRDefault="005604BA" w:rsidP="000947BB">
          <w:pPr>
            <w:widowControl w:val="0"/>
            <w:spacing w:after="200"/>
            <w:jc w:val="center"/>
            <w:rPr>
              <w:rFonts w:ascii="Times New Roman" w:hAnsi="Times New Roman" w:cs="Times New Roman"/>
              <w:b/>
              <w:bCs/>
              <w:sz w:val="6"/>
              <w:szCs w:val="24"/>
              <w:lang w:val="en"/>
            </w:rPr>
          </w:pPr>
        </w:p>
        <w:p w14:paraId="2D2F3A7C" w14:textId="1484B63B" w:rsidR="00FE7B17" w:rsidRPr="00814F86" w:rsidRDefault="00FE7B17" w:rsidP="000947BB">
          <w:pPr>
            <w:widowControl w:val="0"/>
            <w:autoSpaceDE w:val="0"/>
            <w:autoSpaceDN w:val="0"/>
            <w:adjustRightInd w:val="0"/>
            <w:spacing w:after="200"/>
            <w:jc w:val="both"/>
            <w:rPr>
              <w:rFonts w:ascii="Times New Roman" w:hAnsi="Times New Roman" w:cs="Times New Roman"/>
              <w:b/>
              <w:bCs/>
              <w:iCs/>
              <w:sz w:val="24"/>
              <w:szCs w:val="28"/>
              <w:lang w:val="en"/>
            </w:rPr>
          </w:pPr>
          <w:r w:rsidRPr="00814F86">
            <w:rPr>
              <w:rFonts w:ascii="Times New Roman" w:hAnsi="Times New Roman" w:cs="Times New Roman"/>
              <w:b/>
              <w:bCs/>
              <w:iCs/>
              <w:sz w:val="24"/>
              <w:szCs w:val="28"/>
              <w:lang w:val="en"/>
            </w:rPr>
            <w:t>VirusTotal</w:t>
          </w:r>
        </w:p>
        <w:p w14:paraId="07E36BC3" w14:textId="0132AD38" w:rsidR="00FE7B17" w:rsidRPr="001966A3"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1966A3">
            <w:rPr>
              <w:rFonts w:ascii="Times New Roman" w:hAnsi="Times New Roman" w:cs="Times New Roman"/>
              <w:sz w:val="24"/>
              <w:szCs w:val="28"/>
              <w:lang w:val="en"/>
            </w:rPr>
            <w:t>After generating the hash to compare whether its a malicious file or not we go to VirusTotal-:</w:t>
          </w:r>
        </w:p>
        <w:p w14:paraId="3AA9BA9B" w14:textId="77777777" w:rsidR="00FE7B17" w:rsidRPr="001966A3" w:rsidRDefault="00FE7B17" w:rsidP="000947BB">
          <w:pPr>
            <w:widowControl w:val="0"/>
            <w:autoSpaceDE w:val="0"/>
            <w:autoSpaceDN w:val="0"/>
            <w:adjustRightInd w:val="0"/>
            <w:spacing w:after="200"/>
            <w:jc w:val="center"/>
            <w:rPr>
              <w:rFonts w:ascii="Times New Roman" w:hAnsi="Times New Roman" w:cs="Times New Roman"/>
              <w:sz w:val="24"/>
              <w:szCs w:val="28"/>
              <w:lang w:val="en"/>
            </w:rPr>
          </w:pPr>
          <w:r w:rsidRPr="001966A3">
            <w:rPr>
              <w:noProof/>
              <w:sz w:val="20"/>
            </w:rPr>
            <w:drawing>
              <wp:inline distT="0" distB="0" distL="0" distR="0" wp14:anchorId="59A204CA" wp14:editId="5CBB1743">
                <wp:extent cx="5263515" cy="14935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23">
                          <a:extLst>
                            <a:ext uri="{28A0092B-C50C-407E-A947-70E740481C1C}">
                              <a14:useLocalDpi xmlns:a14="http://schemas.microsoft.com/office/drawing/2010/main" val="0"/>
                            </a:ext>
                          </a:extLst>
                        </a:blip>
                        <a:stretch>
                          <a:fillRect/>
                        </a:stretch>
                      </pic:blipFill>
                      <pic:spPr>
                        <a:xfrm>
                          <a:off x="0" y="0"/>
                          <a:ext cx="5306743" cy="1505786"/>
                        </a:xfrm>
                        <a:prstGeom prst="rect">
                          <a:avLst/>
                        </a:prstGeom>
                      </pic:spPr>
                    </pic:pic>
                  </a:graphicData>
                </a:graphic>
              </wp:inline>
            </w:drawing>
          </w:r>
        </w:p>
        <w:p w14:paraId="59A4A90B" w14:textId="215A6592" w:rsidR="00C245C5" w:rsidRPr="001966A3" w:rsidRDefault="00C245C5" w:rsidP="000947BB">
          <w:pPr>
            <w:widowControl w:val="0"/>
            <w:spacing w:after="200"/>
            <w:jc w:val="center"/>
            <w:rPr>
              <w:rFonts w:ascii="Times New Roman" w:hAnsi="Times New Roman" w:cs="Times New Roman"/>
              <w:b/>
              <w:bCs/>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5.4</w:t>
          </w:r>
          <w:r w:rsidRPr="14291F0F">
            <w:rPr>
              <w:rFonts w:ascii="Times New Roman" w:hAnsi="Times New Roman" w:cs="Times New Roman"/>
              <w:b/>
              <w:bCs/>
              <w:sz w:val="24"/>
              <w:szCs w:val="24"/>
              <w:lang w:val="en"/>
            </w:rPr>
            <w:t xml:space="preserve">: </w:t>
          </w:r>
          <w:r w:rsidRPr="14291F0F">
            <w:rPr>
              <w:rFonts w:ascii="Times New Roman" w:hAnsi="Times New Roman" w:cs="Times New Roman"/>
              <w:sz w:val="24"/>
              <w:szCs w:val="24"/>
              <w:lang w:val="en"/>
            </w:rPr>
            <w:t>Meta Information of malicious file on virus total.</w:t>
          </w:r>
        </w:p>
        <w:p w14:paraId="1C68B0F1" w14:textId="18148EC4" w:rsidR="00FE7B17" w:rsidRPr="001966A3" w:rsidRDefault="661F2C36" w:rsidP="000947BB">
          <w:pPr>
            <w:widowControl w:val="0"/>
            <w:autoSpaceDE w:val="0"/>
            <w:autoSpaceDN w:val="0"/>
            <w:adjustRightInd w:val="0"/>
            <w:spacing w:after="200"/>
            <w:jc w:val="both"/>
            <w:rPr>
              <w:rFonts w:ascii="Times New Roman" w:hAnsi="Times New Roman" w:cs="Times New Roman"/>
              <w:sz w:val="24"/>
              <w:szCs w:val="28"/>
              <w:lang w:val="en"/>
            </w:rPr>
          </w:pPr>
          <w:r w:rsidRPr="001966A3">
            <w:rPr>
              <w:rFonts w:ascii="Times New Roman" w:hAnsi="Times New Roman" w:cs="Times New Roman"/>
              <w:sz w:val="24"/>
              <w:szCs w:val="28"/>
              <w:lang w:val="en"/>
            </w:rPr>
            <w:t>This will give information that out of all the present sandboxes and antivirus software's which has marked it a red.</w:t>
          </w:r>
        </w:p>
        <w:p w14:paraId="7758BEDA" w14:textId="3933D44D" w:rsidR="00FE7B17" w:rsidRPr="00814F86"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814F86">
            <w:rPr>
              <w:rFonts w:ascii="Times New Roman" w:hAnsi="Times New Roman" w:cs="Times New Roman"/>
              <w:b/>
              <w:bCs/>
              <w:iCs/>
              <w:sz w:val="24"/>
              <w:szCs w:val="28"/>
              <w:lang w:val="en"/>
            </w:rPr>
            <w:t>PE-Studio</w:t>
          </w:r>
        </w:p>
        <w:p w14:paraId="229E9EF8" w14:textId="77777777" w:rsidR="00FE7B17" w:rsidRPr="001966A3" w:rsidRDefault="00FE7B17" w:rsidP="000947BB">
          <w:pPr>
            <w:widowControl w:val="0"/>
            <w:autoSpaceDE w:val="0"/>
            <w:autoSpaceDN w:val="0"/>
            <w:adjustRightInd w:val="0"/>
            <w:spacing w:after="200"/>
            <w:jc w:val="both"/>
            <w:rPr>
              <w:rFonts w:ascii="Times New Roman" w:hAnsi="Times New Roman" w:cs="Times New Roman"/>
              <w:sz w:val="24"/>
              <w:szCs w:val="28"/>
              <w:lang w:val="en"/>
            </w:rPr>
          </w:pPr>
          <w:r w:rsidRPr="001966A3">
            <w:rPr>
              <w:rFonts w:ascii="Times New Roman" w:hAnsi="Times New Roman" w:cs="Times New Roman"/>
              <w:sz w:val="24"/>
              <w:szCs w:val="28"/>
              <w:lang w:val="en"/>
            </w:rPr>
            <w:t>Pe-Studio is a used by us for both analyzing the PE-Header and For Generating String.</w:t>
          </w:r>
        </w:p>
        <w:p w14:paraId="3A45479E" w14:textId="5C24A588" w:rsidR="00FE7B17" w:rsidRPr="001966A3" w:rsidRDefault="00FE7B17" w:rsidP="000947BB">
          <w:pPr>
            <w:widowControl w:val="0"/>
            <w:autoSpaceDE w:val="0"/>
            <w:autoSpaceDN w:val="0"/>
            <w:adjustRightInd w:val="0"/>
            <w:spacing w:after="200"/>
            <w:rPr>
              <w:rFonts w:ascii="Times New Roman" w:hAnsi="Times New Roman" w:cs="Times New Roman"/>
              <w:sz w:val="24"/>
              <w:szCs w:val="28"/>
              <w:lang w:val="en"/>
            </w:rPr>
          </w:pPr>
        </w:p>
        <w:p w14:paraId="5041004F" w14:textId="77777777" w:rsidR="00CC7A91" w:rsidRDefault="00CC7A91" w:rsidP="000947BB">
          <w:pPr>
            <w:rPr>
              <w:ins w:id="9" w:author="{9972B5BC-AE83-433B-8221-7F2F88AD0724}" w:date="2023-10-13T15:48:00Z"/>
              <w:rFonts w:ascii="Times New Roman" w:hAnsi="Times New Roman" w:cs="Times New Roman"/>
              <w:b/>
              <w:sz w:val="28"/>
              <w:szCs w:val="28"/>
            </w:rPr>
          </w:pPr>
        </w:p>
        <w:p w14:paraId="51C08866" w14:textId="38091A41" w:rsidR="00FE7B17" w:rsidRPr="001966A3" w:rsidRDefault="00FE7B17" w:rsidP="000947BB">
          <w:pPr>
            <w:rPr>
              <w:rFonts w:ascii="Times New Roman" w:hAnsi="Times New Roman" w:cs="Times New Roman"/>
              <w:b/>
              <w:sz w:val="28"/>
              <w:szCs w:val="28"/>
            </w:rPr>
          </w:pPr>
          <w:r w:rsidRPr="001966A3">
            <w:rPr>
              <w:rFonts w:ascii="Times New Roman" w:hAnsi="Times New Roman" w:cs="Times New Roman"/>
              <w:b/>
              <w:sz w:val="28"/>
              <w:szCs w:val="28"/>
            </w:rPr>
            <w:lastRenderedPageBreak/>
            <w:t>Dynamic analysis</w:t>
          </w:r>
        </w:p>
        <w:p w14:paraId="623DA4D1" w14:textId="4275FCCF" w:rsidR="00FE7B17" w:rsidRPr="001966A3" w:rsidRDefault="0080281E" w:rsidP="000947BB">
          <w:pPr>
            <w:jc w:val="both"/>
            <w:rPr>
              <w:rFonts w:ascii="Times New Roman" w:hAnsi="Times New Roman" w:cs="Times New Roman"/>
              <w:sz w:val="24"/>
              <w:szCs w:val="28"/>
            </w:rPr>
          </w:pPr>
          <w:r>
            <w:rPr>
              <w:rFonts w:ascii="Times New Roman" w:hAnsi="Times New Roman" w:cs="Times New Roman"/>
              <w:b/>
              <w:sz w:val="24"/>
              <w:szCs w:val="28"/>
            </w:rPr>
            <w:t xml:space="preserve">    </w:t>
          </w:r>
          <w:r w:rsidR="00FE7B17" w:rsidRPr="001966A3">
            <w:rPr>
              <w:rFonts w:ascii="Times New Roman" w:hAnsi="Times New Roman" w:cs="Times New Roman"/>
              <w:b/>
              <w:sz w:val="24"/>
              <w:szCs w:val="28"/>
            </w:rPr>
            <w:t>FlareVM</w:t>
          </w:r>
          <w:r w:rsidR="00FE7B17" w:rsidRPr="001966A3">
            <w:rPr>
              <w:rFonts w:ascii="Times New Roman" w:hAnsi="Times New Roman" w:cs="Times New Roman"/>
              <w:sz w:val="24"/>
              <w:szCs w:val="28"/>
            </w:rPr>
            <w:t xml:space="preserve">, a group of Windows software installation scripts that make it simple to set up and manage a reverse engineering environment on a virtual machine (VM). </w:t>
          </w:r>
        </w:p>
        <w:p w14:paraId="0CB7C9D9" w14:textId="77777777" w:rsidR="00FE7B17" w:rsidRPr="001966A3" w:rsidRDefault="00FE7B17" w:rsidP="000947BB">
          <w:pPr>
            <w:jc w:val="both"/>
            <w:rPr>
              <w:rFonts w:ascii="Times New Roman" w:hAnsi="Times New Roman" w:cs="Times New Roman"/>
              <w:b/>
              <w:sz w:val="24"/>
              <w:szCs w:val="28"/>
            </w:rPr>
          </w:pPr>
        </w:p>
        <w:p w14:paraId="01C7404F" w14:textId="272E38BC" w:rsidR="00FE7B17" w:rsidRPr="001966A3" w:rsidRDefault="0080281E" w:rsidP="000947BB">
          <w:pPr>
            <w:jc w:val="both"/>
            <w:rPr>
              <w:rFonts w:ascii="Times New Roman" w:hAnsi="Times New Roman" w:cs="Times New Roman"/>
              <w:sz w:val="24"/>
              <w:szCs w:val="28"/>
            </w:rPr>
          </w:pPr>
          <w:r>
            <w:rPr>
              <w:rFonts w:ascii="Times New Roman" w:hAnsi="Times New Roman" w:cs="Times New Roman"/>
              <w:b/>
              <w:sz w:val="24"/>
              <w:szCs w:val="28"/>
            </w:rPr>
            <w:t xml:space="preserve">    </w:t>
          </w:r>
          <w:r w:rsidR="661F2C36" w:rsidRPr="001966A3">
            <w:rPr>
              <w:rFonts w:ascii="Times New Roman" w:hAnsi="Times New Roman" w:cs="Times New Roman"/>
              <w:b/>
              <w:sz w:val="24"/>
              <w:szCs w:val="28"/>
            </w:rPr>
            <w:t>REMnux</w:t>
          </w:r>
          <w:r w:rsidR="661F2C36" w:rsidRPr="001966A3">
            <w:rPr>
              <w:rFonts w:ascii="Times New Roman" w:hAnsi="Times New Roman" w:cs="Times New Roman"/>
              <w:sz w:val="24"/>
              <w:szCs w:val="28"/>
            </w:rPr>
            <w:t xml:space="preserve"> is a Linux toolkit for reverse-engineering and analysing malicious software. REMnux provides a curated collection of free tools created by the community. Analysts can use it to investigate malware without having to find, install, and configure the tools.</w:t>
          </w:r>
        </w:p>
        <w:p w14:paraId="53FACC32" w14:textId="77777777" w:rsidR="00FE7B17" w:rsidRPr="001966A3" w:rsidRDefault="00FE7B17" w:rsidP="000947BB">
          <w:pPr>
            <w:jc w:val="both"/>
            <w:rPr>
              <w:rFonts w:ascii="Times New Roman" w:hAnsi="Times New Roman" w:cs="Times New Roman"/>
              <w:sz w:val="24"/>
              <w:szCs w:val="28"/>
            </w:rPr>
          </w:pPr>
        </w:p>
        <w:p w14:paraId="57788E87" w14:textId="6C27EA05" w:rsidR="00FE7B17" w:rsidRPr="001966A3" w:rsidRDefault="0080281E" w:rsidP="000947BB">
          <w:pPr>
            <w:jc w:val="both"/>
            <w:rPr>
              <w:rFonts w:ascii="Times New Roman" w:hAnsi="Times New Roman" w:cs="Times New Roman"/>
              <w:sz w:val="24"/>
              <w:szCs w:val="28"/>
            </w:rPr>
          </w:pPr>
          <w:r>
            <w:rPr>
              <w:rFonts w:ascii="Times New Roman" w:hAnsi="Times New Roman" w:cs="Times New Roman"/>
              <w:b/>
              <w:sz w:val="24"/>
              <w:szCs w:val="28"/>
            </w:rPr>
            <w:t xml:space="preserve">    </w:t>
          </w:r>
          <w:r w:rsidR="00FE7B17" w:rsidRPr="001966A3">
            <w:rPr>
              <w:rFonts w:ascii="Times New Roman" w:hAnsi="Times New Roman" w:cs="Times New Roman"/>
              <w:b/>
              <w:sz w:val="24"/>
              <w:szCs w:val="28"/>
            </w:rPr>
            <w:t>Process Monitor</w:t>
          </w:r>
          <w:r w:rsidR="00FE7B17" w:rsidRPr="001966A3">
            <w:rPr>
              <w:rFonts w:ascii="Times New Roman" w:hAnsi="Times New Roman" w:cs="Times New Roman"/>
              <w:sz w:val="24"/>
              <w:szCs w:val="28"/>
            </w:rPr>
            <w:t> is a Windows monitoring program that displays current file system, Registry, and process/thread activity.</w:t>
          </w:r>
        </w:p>
        <w:p w14:paraId="1CF32BD6" w14:textId="02796F0C" w:rsidR="00FE7B17" w:rsidRDefault="661F2C36" w:rsidP="000947BB">
          <w:pPr>
            <w:jc w:val="both"/>
            <w:rPr>
              <w:rFonts w:ascii="Times New Roman" w:hAnsi="Times New Roman" w:cs="Times New Roman"/>
              <w:sz w:val="24"/>
              <w:szCs w:val="28"/>
            </w:rPr>
          </w:pPr>
          <w:r w:rsidRPr="001966A3">
            <w:rPr>
              <w:rFonts w:ascii="Times New Roman" w:hAnsi="Times New Roman" w:cs="Times New Roman"/>
              <w:sz w:val="24"/>
              <w:szCs w:val="28"/>
            </w:rPr>
            <w:t xml:space="preserve"> </w:t>
          </w:r>
          <w:r w:rsidR="00136C4F">
            <w:rPr>
              <w:rFonts w:ascii="Times New Roman" w:hAnsi="Times New Roman" w:cs="Times New Roman"/>
              <w:sz w:val="24"/>
              <w:szCs w:val="28"/>
            </w:rPr>
            <w:t xml:space="preserve">   </w:t>
          </w:r>
          <w:r w:rsidRPr="001966A3">
            <w:rPr>
              <w:rFonts w:ascii="Times New Roman" w:hAnsi="Times New Roman" w:cs="Times New Roman"/>
              <w:sz w:val="24"/>
              <w:szCs w:val="28"/>
            </w:rPr>
            <w:t xml:space="preserve">It combines the capabilities of two venerable Sysinternals tools, Filemon and Regmon, and adds a long list of upgrades, such as comprehensive event properties like session IDs and usernames, trustworthy process information, full thread stacks with integrated symbol support for each operation, simultaneous logging to a file, and much more. </w:t>
          </w:r>
        </w:p>
        <w:p w14:paraId="13D9DC9B" w14:textId="77777777" w:rsidR="0080281E" w:rsidRPr="001966A3" w:rsidRDefault="0080281E" w:rsidP="000947BB">
          <w:pPr>
            <w:jc w:val="both"/>
            <w:rPr>
              <w:rFonts w:ascii="Times New Roman" w:hAnsi="Times New Roman" w:cs="Times New Roman"/>
              <w:sz w:val="24"/>
              <w:szCs w:val="28"/>
            </w:rPr>
          </w:pPr>
        </w:p>
        <w:p w14:paraId="37E56964" w14:textId="7A1DB6BB" w:rsidR="00FE7B17" w:rsidRPr="001966A3" w:rsidRDefault="0080281E" w:rsidP="000947BB">
          <w:pPr>
            <w:jc w:val="both"/>
            <w:rPr>
              <w:rFonts w:ascii="Times New Roman" w:hAnsi="Times New Roman" w:cs="Times New Roman"/>
              <w:sz w:val="24"/>
              <w:szCs w:val="28"/>
            </w:rPr>
          </w:pPr>
          <w:r>
            <w:rPr>
              <w:rFonts w:ascii="Times New Roman" w:hAnsi="Times New Roman" w:cs="Times New Roman"/>
              <w:b/>
              <w:sz w:val="24"/>
              <w:szCs w:val="28"/>
            </w:rPr>
            <w:t xml:space="preserve">    </w:t>
          </w:r>
          <w:r w:rsidR="00FE7B17" w:rsidRPr="001966A3">
            <w:rPr>
              <w:rFonts w:ascii="Times New Roman" w:hAnsi="Times New Roman" w:cs="Times New Roman"/>
              <w:b/>
              <w:sz w:val="24"/>
              <w:szCs w:val="28"/>
            </w:rPr>
            <w:t>Wireshark</w:t>
          </w:r>
          <w:r w:rsidR="00FE7B17" w:rsidRPr="001966A3">
            <w:rPr>
              <w:rFonts w:ascii="Times New Roman" w:hAnsi="Times New Roman" w:cs="Times New Roman"/>
              <w:sz w:val="24"/>
              <w:szCs w:val="28"/>
            </w:rPr>
            <w:t xml:space="preserve"> is a free and open-source packet analyser. It is used for network troubleshooting, analysis, software and communications protocol development, and education.</w:t>
          </w:r>
        </w:p>
        <w:p w14:paraId="7708E117" w14:textId="5DA92826" w:rsidR="00FE7B17" w:rsidRPr="0080281E" w:rsidRDefault="0080281E" w:rsidP="000947BB">
          <w:pPr>
            <w:jc w:val="both"/>
            <w:rPr>
              <w:rFonts w:ascii="Times New Roman" w:hAnsi="Times New Roman" w:cs="Times New Roman"/>
              <w:sz w:val="18"/>
              <w:szCs w:val="28"/>
            </w:rPr>
          </w:pPr>
          <w:r>
            <w:rPr>
              <w:rFonts w:ascii="Times New Roman" w:hAnsi="Times New Roman" w:cs="Times New Roman"/>
              <w:sz w:val="18"/>
              <w:szCs w:val="28"/>
            </w:rPr>
            <w:t xml:space="preserve">  </w:t>
          </w:r>
        </w:p>
        <w:p w14:paraId="2AB01F4D" w14:textId="773D3C5A" w:rsidR="00FE7B17" w:rsidRPr="001966A3" w:rsidRDefault="0080281E" w:rsidP="000947BB">
          <w:pPr>
            <w:jc w:val="both"/>
            <w:rPr>
              <w:rFonts w:ascii="Times New Roman" w:hAnsi="Times New Roman" w:cs="Times New Roman"/>
              <w:sz w:val="24"/>
              <w:szCs w:val="28"/>
            </w:rPr>
          </w:pPr>
          <w:r>
            <w:rPr>
              <w:rFonts w:ascii="Times New Roman" w:hAnsi="Times New Roman" w:cs="Times New Roman"/>
              <w:b/>
              <w:sz w:val="24"/>
              <w:szCs w:val="28"/>
            </w:rPr>
            <w:t xml:space="preserve">    </w:t>
          </w:r>
          <w:r w:rsidR="661F2C36" w:rsidRPr="001966A3">
            <w:rPr>
              <w:rFonts w:ascii="Times New Roman" w:hAnsi="Times New Roman" w:cs="Times New Roman"/>
              <w:b/>
              <w:sz w:val="24"/>
              <w:szCs w:val="28"/>
            </w:rPr>
            <w:t>INetSim</w:t>
          </w:r>
          <w:r w:rsidR="661F2C36" w:rsidRPr="001966A3">
            <w:rPr>
              <w:rFonts w:ascii="Times New Roman" w:hAnsi="Times New Roman" w:cs="Times New Roman"/>
              <w:sz w:val="24"/>
              <w:szCs w:val="28"/>
            </w:rPr>
            <w:t xml:space="preserve"> is a software suite for simulating common internet services in a lab environment, e.g., for analysing the network behaviour of unknown malware samples.</w:t>
          </w:r>
        </w:p>
        <w:p w14:paraId="3A4D749F" w14:textId="77777777" w:rsidR="00FE7B17" w:rsidRPr="001966A3" w:rsidRDefault="00FE7B17" w:rsidP="000947BB">
          <w:pPr>
            <w:rPr>
              <w:rFonts w:ascii="Times New Roman" w:hAnsi="Times New Roman" w:cs="Times New Roman"/>
              <w:sz w:val="24"/>
              <w:szCs w:val="28"/>
            </w:rPr>
          </w:pPr>
        </w:p>
        <w:p w14:paraId="4DE7BE9F" w14:textId="709B8252" w:rsidR="00193695" w:rsidRPr="00FC448F" w:rsidRDefault="661F2C36" w:rsidP="000947BB">
          <w:pPr>
            <w:rPr>
              <w:rFonts w:ascii="Times New Roman" w:hAnsi="Times New Roman" w:cs="Times New Roman"/>
              <w:b/>
              <w:bCs/>
              <w:sz w:val="28"/>
              <w:szCs w:val="32"/>
            </w:rPr>
          </w:pPr>
          <w:r w:rsidRPr="001966A3">
            <w:rPr>
              <w:rFonts w:ascii="Times New Roman" w:hAnsi="Times New Roman" w:cs="Times New Roman"/>
              <w:b/>
              <w:bCs/>
              <w:sz w:val="28"/>
              <w:szCs w:val="32"/>
            </w:rPr>
            <w:t xml:space="preserve">5.3 </w:t>
          </w:r>
          <w:r w:rsidR="008D3E5C" w:rsidRPr="001966A3">
            <w:rPr>
              <w:rFonts w:ascii="Times New Roman" w:hAnsi="Times New Roman" w:cs="Times New Roman"/>
              <w:b/>
              <w:bCs/>
              <w:sz w:val="28"/>
              <w:szCs w:val="32"/>
            </w:rPr>
            <w:t>IMPLEMENTATION PROCEDURE</w:t>
          </w:r>
        </w:p>
        <w:p w14:paraId="66EFBCC6" w14:textId="77777777" w:rsidR="00FE7B17" w:rsidRPr="00814F86" w:rsidRDefault="00FE7B17" w:rsidP="000947BB">
          <w:pPr>
            <w:jc w:val="both"/>
            <w:rPr>
              <w:rFonts w:ascii="Times New Roman" w:hAnsi="Times New Roman" w:cs="Times New Roman"/>
              <w:b/>
              <w:sz w:val="28"/>
              <w:szCs w:val="28"/>
            </w:rPr>
          </w:pPr>
          <w:r w:rsidRPr="00814F86">
            <w:rPr>
              <w:rFonts w:ascii="Times New Roman" w:hAnsi="Times New Roman" w:cs="Times New Roman"/>
              <w:b/>
              <w:sz w:val="28"/>
              <w:szCs w:val="28"/>
            </w:rPr>
            <w:t>Static analysis</w:t>
          </w:r>
        </w:p>
        <w:p w14:paraId="1629F86F" w14:textId="77777777" w:rsidR="00FE7B17" w:rsidRPr="001966A3" w:rsidRDefault="00FE7B17" w:rsidP="000947BB">
          <w:pPr>
            <w:pStyle w:val="ListParagraph"/>
            <w:numPr>
              <w:ilvl w:val="0"/>
              <w:numId w:val="23"/>
            </w:numPr>
            <w:jc w:val="both"/>
            <w:rPr>
              <w:rFonts w:ascii="Times New Roman" w:hAnsi="Times New Roman" w:cs="Times New Roman"/>
              <w:b/>
              <w:sz w:val="24"/>
              <w:szCs w:val="28"/>
            </w:rPr>
          </w:pPr>
          <w:r w:rsidRPr="001966A3">
            <w:rPr>
              <w:rFonts w:ascii="Times New Roman" w:hAnsi="Times New Roman" w:cs="Times New Roman"/>
              <w:b/>
              <w:sz w:val="24"/>
              <w:szCs w:val="28"/>
            </w:rPr>
            <w:t>Identification of file type</w:t>
          </w:r>
        </w:p>
        <w:p w14:paraId="632C8181" w14:textId="77777777" w:rsidR="00FE7B17" w:rsidRPr="001966A3" w:rsidRDefault="00FE7B17" w:rsidP="000947BB">
          <w:pPr>
            <w:pStyle w:val="ListParagraph"/>
            <w:jc w:val="both"/>
            <w:rPr>
              <w:rFonts w:ascii="Times New Roman" w:hAnsi="Times New Roman" w:cs="Times New Roman"/>
              <w:b/>
              <w:sz w:val="24"/>
              <w:szCs w:val="28"/>
            </w:rPr>
          </w:pPr>
        </w:p>
        <w:p w14:paraId="79A3A8DB" w14:textId="00030252" w:rsidR="005604BA" w:rsidRDefault="002A4E12" w:rsidP="000947BB">
          <w:pPr>
            <w:jc w:val="both"/>
            <w:rPr>
              <w:rFonts w:ascii="Times New Roman" w:hAnsi="Times New Roman" w:cs="Times New Roman"/>
              <w:sz w:val="24"/>
              <w:szCs w:val="28"/>
              <w:lang w:val="en"/>
            </w:rPr>
          </w:pPr>
          <w:r w:rsidRPr="002A4E12">
            <w:rPr>
              <w:rFonts w:ascii="Times New Roman" w:hAnsi="Times New Roman" w:cs="Times New Roman"/>
              <w:sz w:val="24"/>
              <w:szCs w:val="28"/>
              <w:lang w:val="en"/>
            </w:rPr>
            <w:t>First Unzip your malware sample in an protected environment.</w:t>
          </w:r>
        </w:p>
        <w:p w14:paraId="5584E9A3" w14:textId="1691CF6C" w:rsidR="002A4E12" w:rsidRPr="002A4E12" w:rsidRDefault="002A4E12" w:rsidP="000947BB">
          <w:pPr>
            <w:jc w:val="both"/>
            <w:rPr>
              <w:rFonts w:ascii="Times New Roman" w:hAnsi="Times New Roman" w:cs="Times New Roman"/>
              <w:sz w:val="24"/>
              <w:szCs w:val="28"/>
              <w:lang w:val="en"/>
            </w:rPr>
          </w:pPr>
          <w:r w:rsidRPr="002A4E12">
            <w:rPr>
              <w:rFonts w:ascii="Times New Roman" w:hAnsi="Times New Roman" w:cs="Times New Roman"/>
              <w:sz w:val="24"/>
              <w:szCs w:val="28"/>
              <w:lang w:val="en"/>
            </w:rPr>
            <w:t>Open any malware in Hex Editor and then let it run.</w:t>
          </w:r>
        </w:p>
        <w:p w14:paraId="6703EE60" w14:textId="77777777" w:rsidR="002A4E12" w:rsidRPr="002A4E12" w:rsidRDefault="002A4E12" w:rsidP="000947BB">
          <w:pPr>
            <w:jc w:val="both"/>
            <w:rPr>
              <w:rFonts w:ascii="Times New Roman" w:hAnsi="Times New Roman" w:cs="Times New Roman"/>
              <w:sz w:val="24"/>
              <w:szCs w:val="28"/>
              <w:lang w:val="en"/>
            </w:rPr>
          </w:pPr>
        </w:p>
        <w:p w14:paraId="1CDCC2C0" w14:textId="0E7CC32F" w:rsidR="002A4E12" w:rsidRPr="002A4E12" w:rsidRDefault="002A4E12" w:rsidP="000947BB">
          <w:pPr>
            <w:jc w:val="both"/>
            <w:rPr>
              <w:rFonts w:ascii="Times New Roman" w:hAnsi="Times New Roman" w:cs="Times New Roman"/>
              <w:sz w:val="24"/>
              <w:szCs w:val="28"/>
              <w:lang w:val="en"/>
            </w:rPr>
          </w:pPr>
          <w:r w:rsidRPr="002A4E12">
            <w:rPr>
              <w:rFonts w:ascii="Times New Roman" w:hAnsi="Times New Roman" w:cs="Times New Roman"/>
              <w:sz w:val="24"/>
              <w:szCs w:val="28"/>
              <w:lang w:val="en"/>
            </w:rPr>
            <w:lastRenderedPageBreak/>
            <w:t>After Opening The malware sample in Hex Editor</w:t>
          </w:r>
        </w:p>
        <w:p w14:paraId="74BBBC90" w14:textId="5BB5F3CC" w:rsidR="002A4E12" w:rsidRDefault="002A4E12" w:rsidP="000947BB">
          <w:pPr>
            <w:jc w:val="both"/>
            <w:rPr>
              <w:rFonts w:ascii="Times New Roman" w:hAnsi="Times New Roman" w:cs="Times New Roman"/>
              <w:sz w:val="24"/>
              <w:szCs w:val="28"/>
              <w:lang w:val="en"/>
            </w:rPr>
          </w:pPr>
          <w:r w:rsidRPr="002A4E12">
            <w:rPr>
              <w:rFonts w:ascii="Times New Roman" w:hAnsi="Times New Roman" w:cs="Times New Roman"/>
              <w:sz w:val="24"/>
              <w:szCs w:val="28"/>
              <w:lang w:val="en"/>
            </w:rPr>
            <w:t>Now for seeing the signature of file and seeing if its of type potable executable or not look the first two bytes of the first line 4D and 5A</w:t>
          </w:r>
        </w:p>
        <w:p w14:paraId="23E5A782" w14:textId="77777777" w:rsidR="002A4E12" w:rsidRPr="002A4E12" w:rsidRDefault="002A4E12" w:rsidP="000947BB">
          <w:pPr>
            <w:jc w:val="both"/>
            <w:rPr>
              <w:rFonts w:ascii="Times New Roman" w:hAnsi="Times New Roman" w:cs="Times New Roman"/>
              <w:sz w:val="24"/>
              <w:szCs w:val="28"/>
              <w:lang w:val="en"/>
            </w:rPr>
          </w:pPr>
        </w:p>
        <w:p w14:paraId="613DE010" w14:textId="3177A49A" w:rsidR="002A4E12" w:rsidRDefault="002A4E12" w:rsidP="000947BB">
          <w:pPr>
            <w:jc w:val="both"/>
            <w:rPr>
              <w:rFonts w:ascii="Times New Roman" w:hAnsi="Times New Roman" w:cs="Times New Roman"/>
              <w:sz w:val="24"/>
              <w:szCs w:val="28"/>
              <w:lang w:val="en"/>
            </w:rPr>
          </w:pPr>
          <w:r w:rsidRPr="002A4E12">
            <w:rPr>
              <w:rFonts w:ascii="Times New Roman" w:hAnsi="Times New Roman" w:cs="Times New Roman"/>
              <w:sz w:val="24"/>
              <w:szCs w:val="28"/>
              <w:lang w:val="en"/>
            </w:rPr>
            <w:t>In the Hex Editor Environment we have first executed the provided Random Access</w:t>
          </w:r>
          <w:r w:rsidR="005604BA">
            <w:rPr>
              <w:rFonts w:ascii="Times New Roman" w:hAnsi="Times New Roman" w:cs="Times New Roman"/>
              <w:sz w:val="24"/>
              <w:szCs w:val="28"/>
              <w:lang w:val="en"/>
            </w:rPr>
            <w:t xml:space="preserve"> </w:t>
          </w:r>
          <w:r w:rsidRPr="002A4E12">
            <w:rPr>
              <w:rFonts w:ascii="Times New Roman" w:hAnsi="Times New Roman" w:cs="Times New Roman"/>
              <w:sz w:val="24"/>
              <w:szCs w:val="28"/>
              <w:lang w:val="en"/>
            </w:rPr>
            <w:t xml:space="preserve">Trojan(RAT) </w:t>
          </w:r>
          <w:r w:rsidR="005604BA" w:rsidRPr="002A4E12">
            <w:rPr>
              <w:rFonts w:ascii="Times New Roman" w:hAnsi="Times New Roman" w:cs="Times New Roman"/>
              <w:sz w:val="24"/>
              <w:szCs w:val="28"/>
              <w:lang w:val="en"/>
            </w:rPr>
            <w:t>file.</w:t>
          </w:r>
          <w:r w:rsidRPr="002A4E12">
            <w:rPr>
              <w:rFonts w:ascii="Times New Roman" w:hAnsi="Times New Roman" w:cs="Times New Roman"/>
              <w:sz w:val="24"/>
              <w:szCs w:val="28"/>
              <w:lang w:val="en"/>
            </w:rPr>
            <w:t xml:space="preserve"> To see whether it of type PE or not , by looking at the first two bytes of Hexa decimal area(Figure</w:t>
          </w:r>
          <w:r w:rsidR="00136C4F">
            <w:rPr>
              <w:rFonts w:ascii="Times New Roman" w:hAnsi="Times New Roman" w:cs="Times New Roman"/>
              <w:sz w:val="24"/>
              <w:szCs w:val="28"/>
              <w:lang w:val="en"/>
            </w:rPr>
            <w:t xml:space="preserve"> 5.5</w:t>
          </w:r>
          <w:r w:rsidRPr="002A4E12">
            <w:rPr>
              <w:rFonts w:ascii="Times New Roman" w:hAnsi="Times New Roman" w:cs="Times New Roman"/>
              <w:sz w:val="24"/>
              <w:szCs w:val="28"/>
              <w:lang w:val="en"/>
            </w:rPr>
            <w:t>) it is showing 4D and 5A this justifies that it is a PE file .</w:t>
          </w:r>
        </w:p>
        <w:p w14:paraId="46544F12" w14:textId="77777777" w:rsidR="002A4E12" w:rsidRPr="002A4E12" w:rsidRDefault="002A4E12" w:rsidP="000947BB">
          <w:pPr>
            <w:jc w:val="both"/>
            <w:rPr>
              <w:rFonts w:ascii="Times New Roman" w:hAnsi="Times New Roman" w:cs="Times New Roman"/>
              <w:sz w:val="24"/>
              <w:szCs w:val="28"/>
              <w:lang w:val="en"/>
            </w:rPr>
          </w:pPr>
        </w:p>
        <w:p w14:paraId="64E06051" w14:textId="417462E3" w:rsidR="661F2C36" w:rsidRDefault="661F2C36" w:rsidP="000947BB">
          <w:pPr>
            <w:jc w:val="center"/>
            <w:rPr>
              <w:sz w:val="20"/>
            </w:rPr>
          </w:pPr>
          <w:r w:rsidRPr="001966A3">
            <w:rPr>
              <w:noProof/>
              <w:sz w:val="20"/>
            </w:rPr>
            <w:drawing>
              <wp:inline distT="0" distB="0" distL="0" distR="0" wp14:anchorId="16511EED" wp14:editId="31C4062B">
                <wp:extent cx="4752974" cy="78105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pic:nvPicPr>
                      <pic:blipFill>
                        <a:blip r:embed="rId24">
                          <a:extLst>
                            <a:ext uri="{28A0092B-C50C-407E-A947-70E740481C1C}">
                              <a14:useLocalDpi xmlns:a14="http://schemas.microsoft.com/office/drawing/2010/main" val="0"/>
                            </a:ext>
                          </a:extLst>
                        </a:blip>
                        <a:stretch>
                          <a:fillRect/>
                        </a:stretch>
                      </pic:blipFill>
                      <pic:spPr>
                        <a:xfrm>
                          <a:off x="0" y="0"/>
                          <a:ext cx="4752974" cy="781050"/>
                        </a:xfrm>
                        <a:prstGeom prst="rect">
                          <a:avLst/>
                        </a:prstGeom>
                      </pic:spPr>
                    </pic:pic>
                  </a:graphicData>
                </a:graphic>
              </wp:inline>
            </w:drawing>
          </w:r>
        </w:p>
        <w:p w14:paraId="7AB2D805" w14:textId="57AA8550" w:rsidR="00C245C5" w:rsidRDefault="00C245C5" w:rsidP="000947BB">
          <w:pPr>
            <w:jc w:val="center"/>
            <w:rPr>
              <w:b/>
              <w:bCs/>
              <w:sz w:val="24"/>
              <w:szCs w:val="24"/>
            </w:rPr>
          </w:pPr>
          <w:r w:rsidRPr="14291F0F">
            <w:rPr>
              <w:b/>
              <w:bCs/>
              <w:sz w:val="24"/>
              <w:szCs w:val="24"/>
            </w:rPr>
            <w:t>Figure</w:t>
          </w:r>
          <w:r w:rsidR="00136C4F">
            <w:rPr>
              <w:b/>
              <w:bCs/>
              <w:sz w:val="24"/>
              <w:szCs w:val="24"/>
            </w:rPr>
            <w:t xml:space="preserve"> 5.5</w:t>
          </w:r>
          <w:r w:rsidRPr="14291F0F">
            <w:rPr>
              <w:b/>
              <w:bCs/>
              <w:sz w:val="24"/>
              <w:szCs w:val="24"/>
            </w:rPr>
            <w:t xml:space="preserve">: </w:t>
          </w:r>
          <w:r w:rsidRPr="14291F0F">
            <w:rPr>
              <w:sz w:val="24"/>
              <w:szCs w:val="24"/>
            </w:rPr>
            <w:t>Show the first two bytes of PE file (4D, 5A).</w:t>
          </w:r>
        </w:p>
        <w:p w14:paraId="6D85E622" w14:textId="2662BE50" w:rsidR="1CD283B8" w:rsidRPr="001966A3" w:rsidRDefault="1CD283B8" w:rsidP="000947BB">
          <w:pPr>
            <w:rPr>
              <w:sz w:val="20"/>
            </w:rPr>
          </w:pPr>
        </w:p>
        <w:p w14:paraId="56EE7F95" w14:textId="26630E8D" w:rsidR="00FE7B17"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Now for confirming it look for a string name "THIS FILE CANT BE RUNNED IN DOS MODE" in Decoded text section of your file.</w:t>
          </w:r>
        </w:p>
        <w:p w14:paraId="41320C6B" w14:textId="77777777" w:rsidR="005604BA" w:rsidRDefault="005604BA" w:rsidP="000947BB">
          <w:pPr>
            <w:jc w:val="both"/>
            <w:rPr>
              <w:rFonts w:ascii="Times New Roman" w:hAnsi="Times New Roman" w:cs="Times New Roman"/>
              <w:sz w:val="24"/>
              <w:szCs w:val="28"/>
              <w:lang w:val="en"/>
            </w:rPr>
          </w:pPr>
        </w:p>
        <w:p w14:paraId="1FE7A4B6" w14:textId="226D51B5" w:rsidR="002A4E12" w:rsidRPr="002A4E12" w:rsidRDefault="002A4E12" w:rsidP="000947BB">
          <w:pPr>
            <w:jc w:val="both"/>
            <w:rPr>
              <w:rFonts w:ascii="Times New Roman" w:hAnsi="Times New Roman" w:cs="Times New Roman"/>
              <w:sz w:val="24"/>
              <w:szCs w:val="28"/>
              <w:lang w:val="en"/>
            </w:rPr>
          </w:pPr>
          <w:r w:rsidRPr="002A4E12">
            <w:rPr>
              <w:rFonts w:ascii="Times New Roman" w:hAnsi="Times New Roman" w:cs="Times New Roman"/>
              <w:sz w:val="24"/>
              <w:szCs w:val="28"/>
              <w:lang w:val="en"/>
            </w:rPr>
            <w:t xml:space="preserve">In the Below provided </w:t>
          </w:r>
          <w:r w:rsidR="005604BA" w:rsidRPr="002A4E12">
            <w:rPr>
              <w:rFonts w:ascii="Times New Roman" w:hAnsi="Times New Roman" w:cs="Times New Roman"/>
              <w:sz w:val="24"/>
              <w:szCs w:val="28"/>
              <w:lang w:val="en"/>
            </w:rPr>
            <w:t>snapshot (</w:t>
          </w:r>
          <w:r w:rsidRPr="002A4E12">
            <w:rPr>
              <w:rFonts w:ascii="Times New Roman" w:hAnsi="Times New Roman" w:cs="Times New Roman"/>
              <w:sz w:val="24"/>
              <w:szCs w:val="28"/>
              <w:lang w:val="en"/>
            </w:rPr>
            <w:t>Figure</w:t>
          </w:r>
          <w:r w:rsidR="00136C4F">
            <w:rPr>
              <w:rFonts w:ascii="Times New Roman" w:hAnsi="Times New Roman" w:cs="Times New Roman"/>
              <w:sz w:val="24"/>
              <w:szCs w:val="28"/>
              <w:lang w:val="en"/>
            </w:rPr>
            <w:t xml:space="preserve"> 5.6</w:t>
          </w:r>
          <w:r w:rsidRPr="002A4E12">
            <w:rPr>
              <w:rFonts w:ascii="Times New Roman" w:hAnsi="Times New Roman" w:cs="Times New Roman"/>
              <w:sz w:val="24"/>
              <w:szCs w:val="28"/>
              <w:lang w:val="en"/>
            </w:rPr>
            <w:t>) we are looking into the character area of  Hex Editor that will confirm that whether it’s a PE file or not to full extent we are searching for the line ”This Program Cannot Run In DOS mode”(Figure</w:t>
          </w:r>
          <w:r w:rsidR="00136C4F">
            <w:rPr>
              <w:rFonts w:ascii="Times New Roman" w:hAnsi="Times New Roman" w:cs="Times New Roman"/>
              <w:sz w:val="24"/>
              <w:szCs w:val="28"/>
              <w:lang w:val="en"/>
            </w:rPr>
            <w:t xml:space="preserve"> 5.6</w:t>
          </w:r>
          <w:r w:rsidRPr="002A4E12">
            <w:rPr>
              <w:rFonts w:ascii="Times New Roman" w:hAnsi="Times New Roman" w:cs="Times New Roman"/>
              <w:sz w:val="24"/>
              <w:szCs w:val="28"/>
              <w:lang w:val="en"/>
            </w:rPr>
            <w:t>) .</w:t>
          </w:r>
        </w:p>
        <w:p w14:paraId="61AB78D9" w14:textId="77777777" w:rsidR="002A4E12" w:rsidRPr="001966A3" w:rsidRDefault="002A4E12" w:rsidP="000947BB">
          <w:pPr>
            <w:jc w:val="both"/>
            <w:rPr>
              <w:rFonts w:ascii="Times New Roman" w:hAnsi="Times New Roman" w:cs="Times New Roman"/>
              <w:sz w:val="24"/>
              <w:szCs w:val="28"/>
              <w:lang w:val="en"/>
            </w:rPr>
          </w:pPr>
        </w:p>
        <w:p w14:paraId="16A1698C" w14:textId="77777777" w:rsidR="00FE7B17" w:rsidRPr="001966A3" w:rsidRDefault="00FE7B17" w:rsidP="000947BB">
          <w:pPr>
            <w:jc w:val="center"/>
            <w:rPr>
              <w:rFonts w:ascii="Times New Roman" w:hAnsi="Times New Roman" w:cs="Times New Roman"/>
              <w:sz w:val="24"/>
              <w:szCs w:val="28"/>
              <w:lang w:val="en"/>
            </w:rPr>
          </w:pPr>
          <w:r w:rsidRPr="001966A3">
            <w:rPr>
              <w:noProof/>
              <w:sz w:val="20"/>
            </w:rPr>
            <w:drawing>
              <wp:inline distT="0" distB="0" distL="0" distR="0" wp14:anchorId="6DAA6D74" wp14:editId="0BC7A91F">
                <wp:extent cx="4600575" cy="67627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pic:nvPicPr>
                      <pic:blipFill>
                        <a:blip r:embed="rId25">
                          <a:extLst>
                            <a:ext uri="{28A0092B-C50C-407E-A947-70E740481C1C}">
                              <a14:useLocalDpi xmlns:a14="http://schemas.microsoft.com/office/drawing/2010/main" val="0"/>
                            </a:ext>
                          </a:extLst>
                        </a:blip>
                        <a:stretch>
                          <a:fillRect/>
                        </a:stretch>
                      </pic:blipFill>
                      <pic:spPr>
                        <a:xfrm>
                          <a:off x="0" y="0"/>
                          <a:ext cx="4600575" cy="676275"/>
                        </a:xfrm>
                        <a:prstGeom prst="rect">
                          <a:avLst/>
                        </a:prstGeom>
                      </pic:spPr>
                    </pic:pic>
                  </a:graphicData>
                </a:graphic>
              </wp:inline>
            </w:drawing>
          </w:r>
        </w:p>
        <w:p w14:paraId="7EB2891D" w14:textId="577EBB3A" w:rsidR="00C245C5" w:rsidRPr="001966A3" w:rsidRDefault="00C245C5" w:rsidP="000947BB">
          <w:pPr>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5.6</w:t>
          </w:r>
          <w:r w:rsidR="005604BA" w:rsidRPr="14291F0F">
            <w:rPr>
              <w:rFonts w:ascii="Times New Roman" w:hAnsi="Times New Roman" w:cs="Times New Roman"/>
              <w:b/>
              <w:bCs/>
              <w:sz w:val="24"/>
              <w:szCs w:val="24"/>
              <w:lang w:val="en"/>
            </w:rPr>
            <w:t xml:space="preserve">: </w:t>
          </w:r>
          <w:r w:rsidR="005604BA" w:rsidRPr="00543BC2">
            <w:rPr>
              <w:rFonts w:ascii="Times New Roman" w:hAnsi="Times New Roman" w:cs="Times New Roman"/>
              <w:bCs/>
              <w:sz w:val="24"/>
              <w:szCs w:val="24"/>
              <w:lang w:val="en"/>
            </w:rPr>
            <w:t>Showing</w:t>
          </w:r>
          <w:r w:rsidRPr="14291F0F">
            <w:rPr>
              <w:rFonts w:ascii="Times New Roman" w:hAnsi="Times New Roman" w:cs="Times New Roman"/>
              <w:sz w:val="24"/>
              <w:szCs w:val="24"/>
              <w:lang w:val="en"/>
            </w:rPr>
            <w:t xml:space="preserve"> the line in decoded text.</w:t>
          </w:r>
        </w:p>
        <w:p w14:paraId="495AE159" w14:textId="42136E26" w:rsidR="00FE7B17" w:rsidRPr="001966A3" w:rsidRDefault="0080281E" w:rsidP="000947BB">
          <w:p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So this confirm that this malware is of type portable executable.</w:t>
          </w:r>
        </w:p>
        <w:p w14:paraId="3E83E3BB" w14:textId="77777777" w:rsidR="00FE7B17" w:rsidRPr="001966A3" w:rsidRDefault="00FE7B17" w:rsidP="000947BB">
          <w:pPr>
            <w:pStyle w:val="ListParagraph"/>
            <w:jc w:val="both"/>
            <w:rPr>
              <w:rFonts w:ascii="Times New Roman" w:hAnsi="Times New Roman" w:cs="Times New Roman"/>
              <w:b/>
              <w:sz w:val="24"/>
              <w:szCs w:val="28"/>
            </w:rPr>
          </w:pPr>
        </w:p>
        <w:p w14:paraId="64C452F3" w14:textId="77777777" w:rsidR="00FE7B17" w:rsidRPr="001966A3" w:rsidRDefault="00FE7B17" w:rsidP="000947BB">
          <w:pPr>
            <w:jc w:val="both"/>
            <w:rPr>
              <w:rFonts w:ascii="Times New Roman" w:hAnsi="Times New Roman" w:cs="Times New Roman"/>
              <w:b/>
              <w:sz w:val="24"/>
              <w:szCs w:val="28"/>
            </w:rPr>
          </w:pPr>
          <w:r w:rsidRPr="001966A3">
            <w:rPr>
              <w:rFonts w:ascii="Times New Roman" w:hAnsi="Times New Roman" w:cs="Times New Roman"/>
              <w:b/>
              <w:sz w:val="24"/>
              <w:szCs w:val="28"/>
            </w:rPr>
            <w:t>2. Generating Hashes</w:t>
          </w:r>
        </w:p>
        <w:p w14:paraId="223C8A3D" w14:textId="0DF26B96" w:rsidR="00567B46" w:rsidRDefault="00FE7B17" w:rsidP="000947BB">
          <w:pPr>
            <w:jc w:val="both"/>
            <w:rPr>
              <w:rFonts w:ascii="Times New Roman" w:hAnsi="Times New Roman" w:cs="Times New Roman"/>
              <w:sz w:val="24"/>
              <w:szCs w:val="28"/>
            </w:rPr>
          </w:pPr>
          <w:r w:rsidRPr="001966A3">
            <w:rPr>
              <w:rFonts w:ascii="Times New Roman" w:hAnsi="Times New Roman" w:cs="Times New Roman"/>
              <w:sz w:val="24"/>
              <w:szCs w:val="28"/>
            </w:rPr>
            <w:t>-</w:t>
          </w:r>
          <w:r w:rsidR="00274DCF">
            <w:rPr>
              <w:rFonts w:ascii="Times New Roman" w:hAnsi="Times New Roman" w:cs="Times New Roman"/>
              <w:sz w:val="24"/>
              <w:szCs w:val="28"/>
            </w:rPr>
            <w:t xml:space="preserve"> </w:t>
          </w:r>
          <w:r w:rsidR="002A4E12">
            <w:rPr>
              <w:rFonts w:ascii="Times New Roman" w:hAnsi="Times New Roman" w:cs="Times New Roman"/>
              <w:sz w:val="24"/>
              <w:szCs w:val="28"/>
            </w:rPr>
            <w:t xml:space="preserve">Using </w:t>
          </w:r>
          <w:r w:rsidRPr="001966A3">
            <w:rPr>
              <w:rFonts w:ascii="Times New Roman" w:hAnsi="Times New Roman" w:cs="Times New Roman"/>
              <w:sz w:val="24"/>
              <w:szCs w:val="28"/>
            </w:rPr>
            <w:t>"Hash my file" to generate the hashes of your respective malware.</w:t>
          </w:r>
        </w:p>
        <w:p w14:paraId="5D0E13CA" w14:textId="3A6E9A17" w:rsidR="002A4E12" w:rsidRPr="00567B46" w:rsidRDefault="002A4E12" w:rsidP="000947BB">
          <w:pPr>
            <w:jc w:val="both"/>
            <w:rPr>
              <w:rFonts w:ascii="Times New Roman" w:hAnsi="Times New Roman" w:cs="Times New Roman"/>
              <w:sz w:val="24"/>
              <w:szCs w:val="28"/>
            </w:rPr>
          </w:pPr>
          <w:r w:rsidRPr="002A4E12">
            <w:rPr>
              <w:rFonts w:ascii="Times New Roman" w:hAnsi="Times New Roman" w:cs="Times New Roman"/>
              <w:sz w:val="24"/>
              <w:szCs w:val="28"/>
            </w:rPr>
            <w:lastRenderedPageBreak/>
            <w:t>In the provided snapshot we have generated the MD5 and SHA1 hash (Figure</w:t>
          </w:r>
          <w:r w:rsidR="00136C4F">
            <w:rPr>
              <w:rFonts w:ascii="Times New Roman" w:hAnsi="Times New Roman" w:cs="Times New Roman"/>
              <w:sz w:val="24"/>
              <w:szCs w:val="28"/>
            </w:rPr>
            <w:t xml:space="preserve"> 5.7</w:t>
          </w:r>
          <w:r w:rsidRPr="002A4E12">
            <w:rPr>
              <w:rFonts w:ascii="Times New Roman" w:hAnsi="Times New Roman" w:cs="Times New Roman"/>
              <w:sz w:val="24"/>
              <w:szCs w:val="28"/>
            </w:rPr>
            <w:t>) of our provided PE file of 16 and 20 bytes respectively using message hash algorithm for MD5 and Secure Hash Algorithm for SHA1.</w:t>
          </w:r>
        </w:p>
        <w:p w14:paraId="33A1B3DA" w14:textId="77777777" w:rsidR="004F3113" w:rsidRPr="001966A3" w:rsidRDefault="004F3113" w:rsidP="000947BB">
          <w:pPr>
            <w:jc w:val="both"/>
            <w:rPr>
              <w:rFonts w:ascii="Times New Roman" w:hAnsi="Times New Roman" w:cs="Times New Roman"/>
              <w:sz w:val="24"/>
              <w:szCs w:val="28"/>
            </w:rPr>
          </w:pPr>
        </w:p>
        <w:p w14:paraId="56CBA320" w14:textId="77777777" w:rsidR="00FE7B17" w:rsidRPr="001966A3" w:rsidRDefault="00FE7B17" w:rsidP="000947BB">
          <w:pPr>
            <w:jc w:val="center"/>
            <w:rPr>
              <w:rFonts w:ascii="Times New Roman" w:hAnsi="Times New Roman" w:cs="Times New Roman"/>
              <w:sz w:val="24"/>
              <w:szCs w:val="28"/>
            </w:rPr>
          </w:pPr>
          <w:r w:rsidRPr="001966A3">
            <w:rPr>
              <w:noProof/>
              <w:sz w:val="20"/>
            </w:rPr>
            <w:drawing>
              <wp:inline distT="0" distB="0" distL="0" distR="0" wp14:anchorId="4224B438" wp14:editId="40B8743F">
                <wp:extent cx="4972050" cy="8273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pic:nvPicPr>
                      <pic:blipFill rotWithShape="1">
                        <a:blip r:embed="rId26">
                          <a:extLst>
                            <a:ext uri="{28A0092B-C50C-407E-A947-70E740481C1C}">
                              <a14:useLocalDpi xmlns:a14="http://schemas.microsoft.com/office/drawing/2010/main" val="0"/>
                            </a:ext>
                          </a:extLst>
                        </a:blip>
                        <a:srcRect b="31066"/>
                        <a:stretch/>
                      </pic:blipFill>
                      <pic:spPr bwMode="auto">
                        <a:xfrm>
                          <a:off x="0" y="0"/>
                          <a:ext cx="4972050" cy="827315"/>
                        </a:xfrm>
                        <a:prstGeom prst="rect">
                          <a:avLst/>
                        </a:prstGeom>
                        <a:ln>
                          <a:noFill/>
                        </a:ln>
                        <a:extLst>
                          <a:ext uri="{53640926-AAD7-44D8-BBD7-CCE9431645EC}">
                            <a14:shadowObscured xmlns:a14="http://schemas.microsoft.com/office/drawing/2010/main"/>
                          </a:ext>
                        </a:extLst>
                      </pic:spPr>
                    </pic:pic>
                  </a:graphicData>
                </a:graphic>
              </wp:inline>
            </w:drawing>
          </w:r>
        </w:p>
        <w:p w14:paraId="1D01ECAF" w14:textId="6B4D4F58" w:rsidR="00567B46" w:rsidRDefault="00C245C5" w:rsidP="000947BB">
          <w:pPr>
            <w:widowControl w:val="0"/>
            <w:spacing w:after="200"/>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5.7</w:t>
          </w:r>
          <w:r w:rsidRPr="14291F0F">
            <w:rPr>
              <w:rFonts w:ascii="Times New Roman" w:hAnsi="Times New Roman" w:cs="Times New Roman"/>
              <w:b/>
              <w:bCs/>
              <w:sz w:val="24"/>
              <w:szCs w:val="24"/>
              <w:lang w:val="en"/>
            </w:rPr>
            <w:t>:</w:t>
          </w:r>
          <w:r w:rsidR="00136C4F">
            <w:rPr>
              <w:rFonts w:ascii="Times New Roman" w:hAnsi="Times New Roman" w:cs="Times New Roman"/>
              <w:b/>
              <w:bCs/>
              <w:sz w:val="24"/>
              <w:szCs w:val="24"/>
              <w:lang w:val="en"/>
            </w:rPr>
            <w:t xml:space="preserve"> </w:t>
          </w:r>
          <w:r w:rsidRPr="14291F0F">
            <w:rPr>
              <w:rFonts w:ascii="Times New Roman" w:hAnsi="Times New Roman" w:cs="Times New Roman"/>
              <w:sz w:val="24"/>
              <w:szCs w:val="24"/>
              <w:lang w:val="en"/>
            </w:rPr>
            <w:t>MD-5 Hash.</w:t>
          </w:r>
        </w:p>
        <w:p w14:paraId="644804AD" w14:textId="77777777" w:rsidR="002A4E12" w:rsidRPr="00567B46" w:rsidRDefault="002A4E12" w:rsidP="000947BB">
          <w:pPr>
            <w:widowControl w:val="0"/>
            <w:spacing w:after="200"/>
            <w:jc w:val="center"/>
            <w:rPr>
              <w:rFonts w:ascii="Times New Roman" w:hAnsi="Times New Roman" w:cs="Times New Roman"/>
              <w:sz w:val="24"/>
              <w:szCs w:val="24"/>
              <w:lang w:val="en"/>
            </w:rPr>
          </w:pPr>
        </w:p>
        <w:p w14:paraId="732A9938" w14:textId="0D9D7E5E" w:rsidR="002A4E12" w:rsidRPr="002A4E12" w:rsidRDefault="002A4E12" w:rsidP="000947BB">
          <w:pPr>
            <w:widowControl w:val="0"/>
            <w:spacing w:after="200"/>
            <w:jc w:val="both"/>
            <w:rPr>
              <w:rFonts w:ascii="Times New Roman" w:hAnsi="Times New Roman" w:cs="Times New Roman"/>
              <w:sz w:val="24"/>
              <w:szCs w:val="24"/>
              <w:lang w:val="en"/>
            </w:rPr>
          </w:pPr>
          <w:r w:rsidRPr="002A4E12">
            <w:rPr>
              <w:rFonts w:ascii="Times New Roman" w:hAnsi="Times New Roman" w:cs="Times New Roman"/>
              <w:sz w:val="24"/>
              <w:szCs w:val="24"/>
              <w:lang w:val="en"/>
            </w:rPr>
            <w:t>In this provided Snapshot  we have also generated CRC32 , SHA256 and SHA512 (Figure</w:t>
          </w:r>
          <w:r w:rsidR="00136C4F">
            <w:rPr>
              <w:rFonts w:ascii="Times New Roman" w:hAnsi="Times New Roman" w:cs="Times New Roman"/>
              <w:sz w:val="24"/>
              <w:szCs w:val="24"/>
              <w:lang w:val="en"/>
            </w:rPr>
            <w:t xml:space="preserve"> 5.8</w:t>
          </w:r>
          <w:r w:rsidRPr="002A4E12">
            <w:rPr>
              <w:rFonts w:ascii="Times New Roman" w:hAnsi="Times New Roman" w:cs="Times New Roman"/>
              <w:sz w:val="24"/>
              <w:szCs w:val="24"/>
              <w:lang w:val="en"/>
            </w:rPr>
            <w:t>) hashes of the provided PE file as this will help in providing more accurate result as they are extended size of 32bytes , 34bytes and 64 bytes respectively.</w:t>
          </w:r>
        </w:p>
        <w:p w14:paraId="2436714B" w14:textId="77777777" w:rsidR="004F3113" w:rsidRPr="001966A3" w:rsidRDefault="004F3113" w:rsidP="000947BB">
          <w:pPr>
            <w:widowControl w:val="0"/>
            <w:spacing w:after="200"/>
            <w:rPr>
              <w:rFonts w:ascii="Times New Roman" w:hAnsi="Times New Roman" w:cs="Times New Roman"/>
              <w:b/>
              <w:bCs/>
              <w:sz w:val="24"/>
              <w:szCs w:val="24"/>
              <w:lang w:val="en"/>
            </w:rPr>
          </w:pPr>
        </w:p>
        <w:p w14:paraId="5D3DE887" w14:textId="77777777" w:rsidR="00FE7B17" w:rsidRPr="001966A3" w:rsidRDefault="00FE7B17" w:rsidP="000947BB">
          <w:pPr>
            <w:jc w:val="center"/>
            <w:rPr>
              <w:rFonts w:ascii="Times New Roman" w:hAnsi="Times New Roman" w:cs="Times New Roman"/>
              <w:b/>
              <w:bCs/>
              <w:sz w:val="24"/>
              <w:szCs w:val="28"/>
            </w:rPr>
          </w:pPr>
          <w:r w:rsidRPr="001966A3">
            <w:rPr>
              <w:noProof/>
              <w:sz w:val="20"/>
            </w:rPr>
            <w:drawing>
              <wp:inline distT="0" distB="0" distL="0" distR="0" wp14:anchorId="6C1C5D99" wp14:editId="119F8562">
                <wp:extent cx="4648200" cy="56061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pic:nvPicPr>
                      <pic:blipFill rotWithShape="1">
                        <a:blip r:embed="rId27">
                          <a:extLst>
                            <a:ext uri="{28A0092B-C50C-407E-A947-70E740481C1C}">
                              <a14:useLocalDpi xmlns:a14="http://schemas.microsoft.com/office/drawing/2010/main" val="0"/>
                            </a:ext>
                          </a:extLst>
                        </a:blip>
                        <a:srcRect b="27336"/>
                        <a:stretch/>
                      </pic:blipFill>
                      <pic:spPr bwMode="auto">
                        <a:xfrm>
                          <a:off x="0" y="0"/>
                          <a:ext cx="4648202" cy="560614"/>
                        </a:xfrm>
                        <a:prstGeom prst="rect">
                          <a:avLst/>
                        </a:prstGeom>
                        <a:ln>
                          <a:noFill/>
                        </a:ln>
                        <a:extLst>
                          <a:ext uri="{53640926-AAD7-44D8-BBD7-CCE9431645EC}">
                            <a14:shadowObscured xmlns:a14="http://schemas.microsoft.com/office/drawing/2010/main"/>
                          </a:ext>
                        </a:extLst>
                      </pic:spPr>
                    </pic:pic>
                  </a:graphicData>
                </a:graphic>
              </wp:inline>
            </w:drawing>
          </w:r>
        </w:p>
        <w:p w14:paraId="06A05812" w14:textId="34623DF2" w:rsidR="00C245C5" w:rsidRDefault="00C245C5" w:rsidP="000947BB">
          <w:pPr>
            <w:jc w:val="center"/>
            <w:rPr>
              <w:rFonts w:ascii="Times New Roman" w:hAnsi="Times New Roman" w:cs="Times New Roman"/>
              <w:sz w:val="24"/>
              <w:szCs w:val="24"/>
            </w:rPr>
          </w:pPr>
          <w:r w:rsidRPr="14291F0F">
            <w:rPr>
              <w:rFonts w:ascii="Times New Roman" w:hAnsi="Times New Roman" w:cs="Times New Roman"/>
              <w:b/>
              <w:bCs/>
              <w:sz w:val="24"/>
              <w:szCs w:val="24"/>
            </w:rPr>
            <w:t>Figure</w:t>
          </w:r>
          <w:r w:rsidR="00136C4F">
            <w:rPr>
              <w:rFonts w:ascii="Times New Roman" w:hAnsi="Times New Roman" w:cs="Times New Roman"/>
              <w:b/>
              <w:bCs/>
              <w:sz w:val="24"/>
              <w:szCs w:val="24"/>
            </w:rPr>
            <w:t xml:space="preserve"> 5.8</w:t>
          </w:r>
          <w:r w:rsidRPr="14291F0F">
            <w:rPr>
              <w:rFonts w:ascii="Times New Roman" w:hAnsi="Times New Roman" w:cs="Times New Roman"/>
              <w:b/>
              <w:bCs/>
              <w:sz w:val="24"/>
              <w:szCs w:val="24"/>
            </w:rPr>
            <w:t xml:space="preserve">: </w:t>
          </w:r>
          <w:r w:rsidRPr="14291F0F">
            <w:rPr>
              <w:rFonts w:ascii="Times New Roman" w:hAnsi="Times New Roman" w:cs="Times New Roman"/>
              <w:sz w:val="24"/>
              <w:szCs w:val="24"/>
            </w:rPr>
            <w:t>CRC-256, SHA-256 &amp; SHA-512 Hashes.</w:t>
          </w:r>
        </w:p>
        <w:p w14:paraId="00084F6F" w14:textId="77777777" w:rsidR="00853F0A" w:rsidRPr="001966A3" w:rsidRDefault="00853F0A" w:rsidP="000947BB">
          <w:pPr>
            <w:jc w:val="center"/>
            <w:rPr>
              <w:rFonts w:ascii="Times New Roman" w:hAnsi="Times New Roman" w:cs="Times New Roman"/>
              <w:b/>
              <w:bCs/>
              <w:sz w:val="24"/>
              <w:szCs w:val="24"/>
            </w:rPr>
          </w:pPr>
        </w:p>
        <w:p w14:paraId="2B0E5E15" w14:textId="0AE7A297" w:rsidR="00FE7B17" w:rsidRDefault="661F2C36" w:rsidP="000947BB">
          <w:pPr>
            <w:jc w:val="both"/>
            <w:rPr>
              <w:rFonts w:ascii="Times New Roman" w:hAnsi="Times New Roman" w:cs="Times New Roman"/>
              <w:sz w:val="24"/>
              <w:szCs w:val="28"/>
            </w:rPr>
          </w:pPr>
          <w:r w:rsidRPr="001966A3">
            <w:rPr>
              <w:rFonts w:ascii="Times New Roman" w:hAnsi="Times New Roman" w:cs="Times New Roman"/>
              <w:sz w:val="24"/>
              <w:szCs w:val="28"/>
            </w:rPr>
            <w:t xml:space="preserve">Now after generating the hashes, we can go to "VIRUSTOTAL" and see if it was previously </w:t>
          </w:r>
          <w:r w:rsidR="005D03BF" w:rsidRPr="001966A3">
            <w:rPr>
              <w:rFonts w:ascii="Times New Roman" w:hAnsi="Times New Roman" w:cs="Times New Roman"/>
              <w:sz w:val="24"/>
              <w:szCs w:val="28"/>
            </w:rPr>
            <w:t>analysed</w:t>
          </w:r>
          <w:r w:rsidRPr="001966A3">
            <w:rPr>
              <w:rFonts w:ascii="Times New Roman" w:hAnsi="Times New Roman" w:cs="Times New Roman"/>
              <w:sz w:val="24"/>
              <w:szCs w:val="28"/>
            </w:rPr>
            <w:t xml:space="preserve"> by someone and whether it’s a potential malware or not. </w:t>
          </w:r>
        </w:p>
        <w:p w14:paraId="31882E7E" w14:textId="506C73DC" w:rsidR="00853F0A" w:rsidRDefault="00853F0A" w:rsidP="000947BB">
          <w:pPr>
            <w:jc w:val="both"/>
            <w:rPr>
              <w:rFonts w:ascii="Times New Roman" w:hAnsi="Times New Roman" w:cs="Times New Roman"/>
              <w:sz w:val="24"/>
              <w:szCs w:val="28"/>
            </w:rPr>
          </w:pPr>
        </w:p>
        <w:p w14:paraId="3B011DA2" w14:textId="0F4999F6" w:rsidR="00853F0A" w:rsidRPr="00853F0A" w:rsidRDefault="00853F0A" w:rsidP="000947BB">
          <w:pPr>
            <w:jc w:val="both"/>
            <w:rPr>
              <w:rFonts w:ascii="Times New Roman" w:hAnsi="Times New Roman" w:cs="Times New Roman"/>
              <w:sz w:val="24"/>
              <w:szCs w:val="28"/>
            </w:rPr>
          </w:pPr>
          <w:r w:rsidRPr="00853F0A">
            <w:rPr>
              <w:rFonts w:ascii="Times New Roman" w:hAnsi="Times New Roman" w:cs="Times New Roman"/>
              <w:sz w:val="24"/>
              <w:szCs w:val="28"/>
            </w:rPr>
            <w:t>After Generating all the Hashes, we use the VIRUSTOTAL(Figure</w:t>
          </w:r>
          <w:r w:rsidR="00136C4F">
            <w:rPr>
              <w:rFonts w:ascii="Times New Roman" w:hAnsi="Times New Roman" w:cs="Times New Roman"/>
              <w:sz w:val="24"/>
              <w:szCs w:val="28"/>
            </w:rPr>
            <w:t xml:space="preserve"> 5.9</w:t>
          </w:r>
          <w:r w:rsidRPr="00853F0A">
            <w:rPr>
              <w:rFonts w:ascii="Times New Roman" w:hAnsi="Times New Roman" w:cs="Times New Roman"/>
              <w:sz w:val="24"/>
              <w:szCs w:val="28"/>
            </w:rPr>
            <w:t>) to see what the different malware tool are, and sandboxes have red flagged it so to confirm whether it a falling under the malicious PE file category or not. As we can see that about 55 malware tools have red flagged this PE file (Figure</w:t>
          </w:r>
          <w:r w:rsidR="00136C4F">
            <w:rPr>
              <w:rFonts w:ascii="Times New Roman" w:hAnsi="Times New Roman" w:cs="Times New Roman"/>
              <w:sz w:val="24"/>
              <w:szCs w:val="28"/>
            </w:rPr>
            <w:t xml:space="preserve"> 5.9</w:t>
          </w:r>
          <w:r w:rsidRPr="00853F0A">
            <w:rPr>
              <w:rFonts w:ascii="Times New Roman" w:hAnsi="Times New Roman" w:cs="Times New Roman"/>
              <w:sz w:val="24"/>
              <w:szCs w:val="28"/>
            </w:rPr>
            <w:t>)</w:t>
          </w:r>
        </w:p>
        <w:p w14:paraId="6BA5A1D3" w14:textId="77777777" w:rsidR="00853F0A" w:rsidRPr="001966A3" w:rsidRDefault="00853F0A" w:rsidP="000947BB">
          <w:pPr>
            <w:jc w:val="both"/>
            <w:rPr>
              <w:rFonts w:ascii="Times New Roman" w:hAnsi="Times New Roman" w:cs="Times New Roman"/>
              <w:sz w:val="24"/>
              <w:szCs w:val="28"/>
            </w:rPr>
          </w:pPr>
        </w:p>
        <w:p w14:paraId="59B2F292" w14:textId="667226B7" w:rsidR="00FE7B17" w:rsidRDefault="00FE7B17" w:rsidP="000947BB">
          <w:pPr>
            <w:jc w:val="center"/>
            <w:rPr>
              <w:sz w:val="24"/>
              <w:szCs w:val="24"/>
            </w:rPr>
          </w:pPr>
          <w:r w:rsidRPr="001966A3">
            <w:rPr>
              <w:noProof/>
              <w:sz w:val="20"/>
            </w:rPr>
            <w:lastRenderedPageBreak/>
            <w:drawing>
              <wp:inline distT="0" distB="0" distL="0" distR="0" wp14:anchorId="007F83C7" wp14:editId="15C86A61">
                <wp:extent cx="5459186" cy="159004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pic:nvPicPr>
                      <pic:blipFill rotWithShape="1">
                        <a:blip r:embed="rId18">
                          <a:extLst>
                            <a:ext uri="{28A0092B-C50C-407E-A947-70E740481C1C}">
                              <a14:useLocalDpi xmlns:a14="http://schemas.microsoft.com/office/drawing/2010/main" val="0"/>
                            </a:ext>
                          </a:extLst>
                        </a:blip>
                        <a:srcRect r="14973"/>
                        <a:stretch/>
                      </pic:blipFill>
                      <pic:spPr bwMode="auto">
                        <a:xfrm>
                          <a:off x="0" y="0"/>
                          <a:ext cx="5501399" cy="1602335"/>
                        </a:xfrm>
                        <a:prstGeom prst="rect">
                          <a:avLst/>
                        </a:prstGeom>
                        <a:ln>
                          <a:noFill/>
                        </a:ln>
                        <a:extLst>
                          <a:ext uri="{53640926-AAD7-44D8-BBD7-CCE9431645EC}">
                            <a14:shadowObscured xmlns:a14="http://schemas.microsoft.com/office/drawing/2010/main"/>
                          </a:ext>
                        </a:extLst>
                      </pic:spPr>
                    </pic:pic>
                  </a:graphicData>
                </a:graphic>
              </wp:inline>
            </w:drawing>
          </w:r>
          <w:r w:rsidR="00C245C5" w:rsidRPr="14291F0F">
            <w:rPr>
              <w:b/>
              <w:bCs/>
              <w:sz w:val="24"/>
              <w:szCs w:val="24"/>
            </w:rPr>
            <w:t>Figure</w:t>
          </w:r>
          <w:r w:rsidR="00136C4F">
            <w:rPr>
              <w:b/>
              <w:bCs/>
              <w:sz w:val="24"/>
              <w:szCs w:val="24"/>
            </w:rPr>
            <w:t xml:space="preserve"> 5.9</w:t>
          </w:r>
          <w:r w:rsidR="00C245C5" w:rsidRPr="14291F0F">
            <w:rPr>
              <w:b/>
              <w:bCs/>
              <w:sz w:val="24"/>
              <w:szCs w:val="24"/>
            </w:rPr>
            <w:t xml:space="preserve">: </w:t>
          </w:r>
          <w:r w:rsidR="00C245C5" w:rsidRPr="14291F0F">
            <w:rPr>
              <w:sz w:val="24"/>
              <w:szCs w:val="24"/>
            </w:rPr>
            <w:t>Showing how may sandboxes have marked this PE file as RED flag</w:t>
          </w:r>
        </w:p>
        <w:p w14:paraId="27B6AF58" w14:textId="77777777" w:rsidR="00274DCF" w:rsidRPr="00274DCF" w:rsidRDefault="00274DCF" w:rsidP="000947BB">
          <w:pPr>
            <w:jc w:val="center"/>
            <w:rPr>
              <w:rFonts w:ascii="Times New Roman" w:hAnsi="Times New Roman" w:cs="Times New Roman"/>
              <w:b/>
              <w:bCs/>
              <w:sz w:val="14"/>
              <w:szCs w:val="28"/>
            </w:rPr>
          </w:pPr>
        </w:p>
        <w:p w14:paraId="35BA871C" w14:textId="6C3FEB6F" w:rsidR="00FE7B17" w:rsidRPr="00623613" w:rsidRDefault="00FE7B17" w:rsidP="000947BB">
          <w:pPr>
            <w:rPr>
              <w:rFonts w:ascii="Times New Roman" w:hAnsi="Times New Roman" w:cs="Times New Roman"/>
              <w:b/>
              <w:sz w:val="24"/>
              <w:szCs w:val="28"/>
            </w:rPr>
          </w:pPr>
          <w:r w:rsidRPr="001966A3">
            <w:rPr>
              <w:rFonts w:ascii="Times New Roman" w:hAnsi="Times New Roman" w:cs="Times New Roman"/>
              <w:b/>
              <w:sz w:val="24"/>
              <w:szCs w:val="28"/>
            </w:rPr>
            <w:t>3. String Analysis</w:t>
          </w:r>
        </w:p>
        <w:p w14:paraId="4FDE18BC" w14:textId="34F71398" w:rsidR="00FE7B17" w:rsidRPr="001966A3" w:rsidRDefault="0080281E" w:rsidP="000947BB">
          <w:pPr>
            <w:numPr>
              <w:ilvl w:val="0"/>
              <w:numId w:val="4"/>
            </w:num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It is the process of extracting readable characters and words from the malware.</w:t>
          </w:r>
        </w:p>
        <w:p w14:paraId="1667BCCA" w14:textId="05B7860A" w:rsidR="00FE7B17" w:rsidRPr="001966A3" w:rsidRDefault="0080281E" w:rsidP="000947BB">
          <w:pPr>
            <w:numPr>
              <w:ilvl w:val="0"/>
              <w:numId w:val="4"/>
            </w:numPr>
            <w:jc w:val="both"/>
            <w:rPr>
              <w:rFonts w:ascii="Times New Roman" w:hAnsi="Times New Roman" w:cs="Times New Roman"/>
              <w:b/>
              <w:bCs/>
              <w:sz w:val="24"/>
              <w:szCs w:val="28"/>
              <w:u w:val="single"/>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 xml:space="preserve">Malware will usually contain useful strings and other random strings, also known as </w:t>
          </w:r>
          <w:r w:rsidR="00FE7B17" w:rsidRPr="00814F86">
            <w:rPr>
              <w:rFonts w:ascii="Times New Roman" w:hAnsi="Times New Roman" w:cs="Times New Roman"/>
              <w:b/>
              <w:bCs/>
              <w:sz w:val="24"/>
              <w:szCs w:val="28"/>
              <w:lang w:val="en"/>
            </w:rPr>
            <w:t>garbage strings.</w:t>
          </w:r>
        </w:p>
        <w:p w14:paraId="24C258B7" w14:textId="73289411" w:rsidR="00FE7B17" w:rsidRPr="001966A3" w:rsidRDefault="0080281E" w:rsidP="000947BB">
          <w:pPr>
            <w:numPr>
              <w:ilvl w:val="0"/>
              <w:numId w:val="4"/>
            </w:num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 xml:space="preserve">Strings are in </w:t>
          </w:r>
          <w:r w:rsidR="00FE7B17" w:rsidRPr="00814F86">
            <w:rPr>
              <w:rFonts w:ascii="Times New Roman" w:hAnsi="Times New Roman" w:cs="Times New Roman"/>
              <w:b/>
              <w:bCs/>
              <w:sz w:val="24"/>
              <w:szCs w:val="28"/>
              <w:lang w:val="en"/>
            </w:rPr>
            <w:t>ASCII and Unicode format</w:t>
          </w:r>
          <w:r w:rsidR="00FE7B17" w:rsidRPr="001966A3">
            <w:rPr>
              <w:rFonts w:ascii="Times New Roman" w:hAnsi="Times New Roman" w:cs="Times New Roman"/>
              <w:sz w:val="24"/>
              <w:szCs w:val="28"/>
              <w:lang w:val="en"/>
            </w:rPr>
            <w:t>. (We need to specify the type of strings we want to extract during analysis, as some tools only extract ASCII.</w:t>
          </w:r>
        </w:p>
        <w:p w14:paraId="4ED23B52" w14:textId="4D54C6EB" w:rsidR="00FE7B17" w:rsidRPr="001966A3" w:rsidRDefault="0080281E" w:rsidP="000947BB">
          <w:pPr>
            <w:numPr>
              <w:ilvl w:val="0"/>
              <w:numId w:val="4"/>
            </w:numPr>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The types of strings we are looking for are:</w:t>
          </w:r>
        </w:p>
        <w:p w14:paraId="723AA6A2" w14:textId="77777777" w:rsidR="00FE7B17" w:rsidRPr="001966A3" w:rsidRDefault="00FE7B17" w:rsidP="000947BB">
          <w:pPr>
            <w:numPr>
              <w:ilvl w:val="1"/>
              <w:numId w:val="4"/>
            </w:numPr>
            <w:jc w:val="both"/>
            <w:rPr>
              <w:rFonts w:ascii="Times New Roman" w:hAnsi="Times New Roman" w:cs="Times New Roman"/>
              <w:sz w:val="24"/>
              <w:szCs w:val="28"/>
              <w:lang w:val="en"/>
            </w:rPr>
          </w:pPr>
          <w:r w:rsidRPr="001966A3">
            <w:rPr>
              <w:rFonts w:ascii="Times New Roman" w:hAnsi="Times New Roman" w:cs="Times New Roman"/>
              <w:sz w:val="24"/>
              <w:szCs w:val="28"/>
              <w:lang w:val="en"/>
            </w:rPr>
            <w:t>File names</w:t>
          </w:r>
        </w:p>
        <w:p w14:paraId="4F1779A1" w14:textId="77777777" w:rsidR="00FE7B17" w:rsidRPr="001966A3" w:rsidRDefault="00FE7B17" w:rsidP="000947BB">
          <w:pPr>
            <w:numPr>
              <w:ilvl w:val="1"/>
              <w:numId w:val="4"/>
            </w:numPr>
            <w:jc w:val="both"/>
            <w:rPr>
              <w:rFonts w:ascii="Times New Roman" w:hAnsi="Times New Roman" w:cs="Times New Roman"/>
              <w:sz w:val="24"/>
              <w:szCs w:val="28"/>
              <w:lang w:val="en"/>
            </w:rPr>
          </w:pPr>
          <w:r w:rsidRPr="001966A3">
            <w:rPr>
              <w:rFonts w:ascii="Times New Roman" w:hAnsi="Times New Roman" w:cs="Times New Roman"/>
              <w:sz w:val="24"/>
              <w:szCs w:val="28"/>
              <w:lang w:val="en"/>
            </w:rPr>
            <w:t>URL’s (Domains the malware connects to)</w:t>
          </w:r>
        </w:p>
        <w:p w14:paraId="52A1FB2A" w14:textId="77777777" w:rsidR="00FE7B17" w:rsidRPr="001966A3" w:rsidRDefault="00FE7B17" w:rsidP="000947BB">
          <w:pPr>
            <w:numPr>
              <w:ilvl w:val="1"/>
              <w:numId w:val="4"/>
            </w:numPr>
            <w:jc w:val="both"/>
            <w:rPr>
              <w:rFonts w:ascii="Times New Roman" w:hAnsi="Times New Roman" w:cs="Times New Roman"/>
              <w:sz w:val="24"/>
              <w:szCs w:val="28"/>
              <w:lang w:val="en"/>
            </w:rPr>
          </w:pPr>
          <w:r w:rsidRPr="001966A3">
            <w:rPr>
              <w:rFonts w:ascii="Times New Roman" w:hAnsi="Times New Roman" w:cs="Times New Roman"/>
              <w:sz w:val="24"/>
              <w:szCs w:val="28"/>
              <w:lang w:val="en"/>
            </w:rPr>
            <w:t>IP Addresses</w:t>
          </w:r>
        </w:p>
        <w:p w14:paraId="2B2D66C1" w14:textId="261DC6F3" w:rsidR="00FE7B17" w:rsidRDefault="00FE7B17" w:rsidP="000947BB">
          <w:pPr>
            <w:numPr>
              <w:ilvl w:val="1"/>
              <w:numId w:val="4"/>
            </w:numPr>
            <w:jc w:val="both"/>
            <w:rPr>
              <w:rFonts w:ascii="Times New Roman" w:hAnsi="Times New Roman" w:cs="Times New Roman"/>
              <w:sz w:val="24"/>
              <w:szCs w:val="28"/>
              <w:lang w:val="en"/>
            </w:rPr>
          </w:pPr>
          <w:r w:rsidRPr="001966A3">
            <w:rPr>
              <w:rFonts w:ascii="Times New Roman" w:hAnsi="Times New Roman" w:cs="Times New Roman"/>
              <w:sz w:val="24"/>
              <w:szCs w:val="28"/>
              <w:lang w:val="en"/>
            </w:rPr>
            <w:t>Registry Keys</w:t>
          </w:r>
        </w:p>
        <w:p w14:paraId="5F6612F2" w14:textId="77777777" w:rsidR="00290234" w:rsidRPr="001966A3" w:rsidRDefault="00290234" w:rsidP="000947BB">
          <w:pPr>
            <w:ind w:left="1440"/>
            <w:jc w:val="both"/>
            <w:rPr>
              <w:rFonts w:ascii="Times New Roman" w:hAnsi="Times New Roman" w:cs="Times New Roman"/>
              <w:sz w:val="24"/>
              <w:szCs w:val="28"/>
              <w:lang w:val="en"/>
            </w:rPr>
          </w:pPr>
        </w:p>
        <w:p w14:paraId="07CBD48E" w14:textId="24953A63" w:rsidR="00FE7B17" w:rsidRPr="001966A3" w:rsidRDefault="0080281E" w:rsidP="000947BB">
          <w:pPr>
            <w:numPr>
              <w:ilvl w:val="0"/>
              <w:numId w:val="4"/>
            </w:num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1966A3">
            <w:rPr>
              <w:rFonts w:ascii="Times New Roman" w:hAnsi="Times New Roman" w:cs="Times New Roman"/>
              <w:sz w:val="24"/>
              <w:szCs w:val="28"/>
            </w:rPr>
            <w:t>ANALYZING PORTABLE EXECUTABLE (P.E) HEADER'S</w:t>
          </w:r>
        </w:p>
        <w:p w14:paraId="31A60847" w14:textId="3973418E" w:rsidR="00FE7B17" w:rsidRPr="001966A3" w:rsidRDefault="0080281E" w:rsidP="000947BB">
          <w:pPr>
            <w:numPr>
              <w:ilvl w:val="0"/>
              <w:numId w:val="4"/>
            </w:num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1966A3">
            <w:rPr>
              <w:rFonts w:ascii="Times New Roman" w:hAnsi="Times New Roman" w:cs="Times New Roman"/>
              <w:sz w:val="24"/>
              <w:szCs w:val="28"/>
            </w:rPr>
            <w:t>The PE header contains the information the OS requires to run the executable.</w:t>
          </w:r>
        </w:p>
        <w:p w14:paraId="49986A94" w14:textId="36D06532" w:rsidR="00FE7B17" w:rsidRPr="001966A3" w:rsidRDefault="0080281E" w:rsidP="000947BB">
          <w:pPr>
            <w:numPr>
              <w:ilvl w:val="0"/>
              <w:numId w:val="4"/>
            </w:numPr>
            <w:jc w:val="both"/>
            <w:rPr>
              <w:rFonts w:ascii="Times New Roman" w:hAnsi="Times New Roman" w:cs="Times New Roman"/>
              <w:sz w:val="24"/>
              <w:szCs w:val="28"/>
            </w:rPr>
          </w:pPr>
          <w:r>
            <w:rPr>
              <w:rFonts w:ascii="Times New Roman" w:hAnsi="Times New Roman" w:cs="Times New Roman"/>
              <w:sz w:val="24"/>
              <w:szCs w:val="28"/>
            </w:rPr>
            <w:t xml:space="preserve">  </w:t>
          </w:r>
          <w:r w:rsidR="008F30B7" w:rsidRPr="001966A3">
            <w:rPr>
              <w:rFonts w:ascii="Times New Roman" w:hAnsi="Times New Roman" w:cs="Times New Roman"/>
              <w:sz w:val="24"/>
              <w:szCs w:val="28"/>
            </w:rPr>
            <w:t>I</w:t>
          </w:r>
          <w:r w:rsidR="00FE7B17" w:rsidRPr="001966A3">
            <w:rPr>
              <w:rFonts w:ascii="Times New Roman" w:hAnsi="Times New Roman" w:cs="Times New Roman"/>
              <w:sz w:val="24"/>
              <w:szCs w:val="28"/>
            </w:rPr>
            <w:t>t can give us more information about the functionality of the malware and how the malware interacts with the OS.</w:t>
          </w:r>
        </w:p>
        <w:p w14:paraId="773D80FC" w14:textId="34E52638" w:rsidR="00FE7B17" w:rsidRPr="001966A3" w:rsidRDefault="0080281E" w:rsidP="000947BB">
          <w:pPr>
            <w:numPr>
              <w:ilvl w:val="0"/>
              <w:numId w:val="4"/>
            </w:numPr>
            <w:jc w:val="both"/>
            <w:rPr>
              <w:rFonts w:ascii="Times New Roman" w:hAnsi="Times New Roman" w:cs="Times New Roman"/>
              <w:sz w:val="24"/>
              <w:szCs w:val="28"/>
            </w:rPr>
          </w:pPr>
          <w:r>
            <w:rPr>
              <w:rFonts w:ascii="Times New Roman" w:hAnsi="Times New Roman" w:cs="Times New Roman"/>
              <w:sz w:val="24"/>
              <w:szCs w:val="28"/>
            </w:rPr>
            <w:t xml:space="preserve">  </w:t>
          </w:r>
          <w:r w:rsidR="661F2C36" w:rsidRPr="001966A3">
            <w:rPr>
              <w:rFonts w:ascii="Times New Roman" w:hAnsi="Times New Roman" w:cs="Times New Roman"/>
              <w:sz w:val="24"/>
              <w:szCs w:val="28"/>
            </w:rPr>
            <w:t>It contains information that specifies where the executable needs to be loaded into memory.</w:t>
          </w:r>
        </w:p>
        <w:p w14:paraId="0D8A3FDB" w14:textId="25C4D219" w:rsidR="00FE7B17" w:rsidRPr="001966A3" w:rsidRDefault="0080281E" w:rsidP="000947BB">
          <w:pPr>
            <w:numPr>
              <w:ilvl w:val="0"/>
              <w:numId w:val="4"/>
            </w:numPr>
            <w:jc w:val="both"/>
            <w:rPr>
              <w:rFonts w:ascii="Times New Roman" w:hAnsi="Times New Roman" w:cs="Times New Roman"/>
              <w:sz w:val="24"/>
              <w:szCs w:val="28"/>
            </w:rPr>
          </w:pPr>
          <w:r>
            <w:rPr>
              <w:rFonts w:ascii="Times New Roman" w:hAnsi="Times New Roman" w:cs="Times New Roman"/>
              <w:sz w:val="24"/>
              <w:szCs w:val="28"/>
            </w:rPr>
            <w:t xml:space="preserve">  </w:t>
          </w:r>
          <w:r w:rsidR="661F2C36" w:rsidRPr="001966A3">
            <w:rPr>
              <w:rFonts w:ascii="Times New Roman" w:hAnsi="Times New Roman" w:cs="Times New Roman"/>
              <w:sz w:val="24"/>
              <w:szCs w:val="28"/>
            </w:rPr>
            <w:t>It contains the libraries that the executable requires to be loaded (.DLL).</w:t>
          </w:r>
        </w:p>
        <w:p w14:paraId="45EC379F" w14:textId="267184D5" w:rsidR="00FD4B5A" w:rsidRDefault="00FD4B5A" w:rsidP="000947BB">
          <w:pPr>
            <w:numPr>
              <w:ilvl w:val="0"/>
              <w:numId w:val="4"/>
            </w:numPr>
            <w:rPr>
              <w:rFonts w:ascii="Times New Roman" w:hAnsi="Times New Roman" w:cs="Times New Roman"/>
              <w:sz w:val="24"/>
              <w:szCs w:val="28"/>
            </w:rPr>
          </w:pPr>
          <w:r>
            <w:rPr>
              <w:rFonts w:ascii="Times New Roman" w:hAnsi="Times New Roman" w:cs="Times New Roman"/>
              <w:sz w:val="24"/>
              <w:szCs w:val="28"/>
            </w:rPr>
            <w:t xml:space="preserve"> </w:t>
          </w:r>
          <w:r w:rsidR="00274DCF">
            <w:rPr>
              <w:rFonts w:ascii="Times New Roman" w:hAnsi="Times New Roman" w:cs="Times New Roman"/>
              <w:sz w:val="24"/>
              <w:szCs w:val="28"/>
            </w:rPr>
            <w:t xml:space="preserve"> </w:t>
          </w:r>
          <w:r w:rsidR="00FE7B17" w:rsidRPr="001966A3">
            <w:rPr>
              <w:rFonts w:ascii="Times New Roman" w:hAnsi="Times New Roman" w:cs="Times New Roman"/>
              <w:sz w:val="24"/>
              <w:szCs w:val="28"/>
            </w:rPr>
            <w:t>It contains information that specifies where the execution begins.</w:t>
          </w:r>
          <w:r w:rsidR="00CB4139" w:rsidRPr="00CB4139">
            <w:rPr>
              <w:rFonts w:ascii="Times New Roman" w:hAnsi="Times New Roman" w:cs="Times New Roman"/>
              <w:noProof/>
              <w:sz w:val="24"/>
              <w:szCs w:val="28"/>
              <w:lang w:eastAsia="en-IN"/>
            </w:rPr>
            <w:t xml:space="preserve"> </w:t>
          </w:r>
        </w:p>
        <w:p w14:paraId="63F24FBC" w14:textId="4C4B84BB" w:rsidR="008D4CEE" w:rsidRDefault="008D4CEE" w:rsidP="000947BB">
          <w:pPr>
            <w:ind w:left="425"/>
            <w:rPr>
              <w:rFonts w:ascii="Times New Roman" w:hAnsi="Times New Roman" w:cs="Times New Roman"/>
              <w:sz w:val="24"/>
              <w:szCs w:val="28"/>
            </w:rPr>
          </w:pPr>
        </w:p>
        <w:p w14:paraId="4B72493D" w14:textId="7A73C226" w:rsidR="002920AB" w:rsidRPr="001966A3" w:rsidRDefault="00BB5C51" w:rsidP="000947BB">
          <w:pPr>
            <w:ind w:left="2585" w:firstLine="295"/>
            <w:rPr>
              <w:rFonts w:ascii="Times New Roman" w:hAnsi="Times New Roman" w:cs="Times New Roman"/>
              <w:sz w:val="24"/>
              <w:szCs w:val="28"/>
            </w:rPr>
          </w:pPr>
          <w:r w:rsidRPr="001966A3">
            <w:rPr>
              <w:rFonts w:ascii="Times New Roman" w:hAnsi="Times New Roman" w:cs="Times New Roman"/>
              <w:noProof/>
              <w:sz w:val="24"/>
              <w:szCs w:val="28"/>
              <w:lang w:eastAsia="en-IN"/>
            </w:rPr>
            <w:lastRenderedPageBreak/>
            <w:drawing>
              <wp:anchor distT="0" distB="0" distL="114300" distR="114300" simplePos="0" relativeHeight="251658251" behindDoc="0" locked="0" layoutInCell="1" allowOverlap="1" wp14:anchorId="4278B334" wp14:editId="12E3FAE0">
                <wp:simplePos x="0" y="0"/>
                <wp:positionH relativeFrom="margin">
                  <wp:align>center</wp:align>
                </wp:positionH>
                <wp:positionV relativeFrom="paragraph">
                  <wp:posOffset>168275</wp:posOffset>
                </wp:positionV>
                <wp:extent cx="2620645" cy="2918460"/>
                <wp:effectExtent l="0" t="0" r="8255" b="0"/>
                <wp:wrapTopAndBottom/>
                <wp:docPr id="2050537681" name="Picture 205053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5293" t="9175" r="14894" b="6250"/>
                        <a:stretch/>
                      </pic:blipFill>
                      <pic:spPr bwMode="auto">
                        <a:xfrm>
                          <a:off x="0" y="0"/>
                          <a:ext cx="2620645" cy="2918460"/>
                        </a:xfrm>
                        <a:prstGeom prst="rect">
                          <a:avLst/>
                        </a:prstGeom>
                        <a:noFill/>
                        <a:ln>
                          <a:noFill/>
                        </a:ln>
                        <a:extLst>
                          <a:ext uri="{53640926-AAD7-44D8-BBD7-CCE9431645EC}">
                            <a14:shadowObscured xmlns:a14="http://schemas.microsoft.com/office/drawing/2010/main"/>
                          </a:ext>
                        </a:extLst>
                      </pic:spPr>
                    </pic:pic>
                  </a:graphicData>
                </a:graphic>
              </wp:anchor>
            </w:drawing>
          </w:r>
        </w:p>
        <w:p w14:paraId="6F32A99D" w14:textId="105936C4" w:rsidR="002920AB" w:rsidRPr="001966A3" w:rsidRDefault="002920AB" w:rsidP="000947BB">
          <w:pPr>
            <w:jc w:val="center"/>
            <w:rPr>
              <w:rFonts w:ascii="Times New Roman" w:hAnsi="Times New Roman" w:cs="Times New Roman"/>
              <w:sz w:val="24"/>
              <w:szCs w:val="28"/>
            </w:rPr>
          </w:pPr>
          <w:r w:rsidRPr="001966A3">
            <w:rPr>
              <w:rFonts w:ascii="Times New Roman" w:hAnsi="Times New Roman" w:cs="Times New Roman"/>
              <w:b/>
              <w:sz w:val="24"/>
              <w:szCs w:val="28"/>
            </w:rPr>
            <w:t xml:space="preserve">FIGURE </w:t>
          </w:r>
          <w:r w:rsidR="00136C4F">
            <w:rPr>
              <w:rFonts w:ascii="Times New Roman" w:hAnsi="Times New Roman" w:cs="Times New Roman"/>
              <w:b/>
              <w:sz w:val="24"/>
              <w:szCs w:val="28"/>
            </w:rPr>
            <w:t>5.10:</w:t>
          </w:r>
          <w:r w:rsidR="00274DCF" w:rsidRPr="001966A3">
            <w:rPr>
              <w:rFonts w:ascii="Times New Roman" w:hAnsi="Times New Roman" w:cs="Times New Roman"/>
              <w:b/>
              <w:sz w:val="24"/>
              <w:szCs w:val="28"/>
            </w:rPr>
            <w:t xml:space="preserve"> </w:t>
          </w:r>
          <w:r w:rsidR="00274DCF" w:rsidRPr="00543BC2">
            <w:rPr>
              <w:rFonts w:ascii="Times New Roman" w:hAnsi="Times New Roman" w:cs="Times New Roman"/>
              <w:sz w:val="24"/>
              <w:szCs w:val="28"/>
            </w:rPr>
            <w:t>PE</w:t>
          </w:r>
          <w:r w:rsidRPr="00543BC2">
            <w:rPr>
              <w:rFonts w:ascii="Times New Roman" w:hAnsi="Times New Roman" w:cs="Times New Roman"/>
              <w:sz w:val="24"/>
              <w:szCs w:val="28"/>
            </w:rPr>
            <w:t xml:space="preserve"> </w:t>
          </w:r>
          <w:r w:rsidRPr="001966A3">
            <w:rPr>
              <w:rFonts w:ascii="Times New Roman" w:hAnsi="Times New Roman" w:cs="Times New Roman"/>
              <w:sz w:val="24"/>
              <w:szCs w:val="28"/>
            </w:rPr>
            <w:t>Header Structure</w:t>
          </w:r>
        </w:p>
        <w:p w14:paraId="38D4ADB3" w14:textId="48376949" w:rsidR="00FE7B17" w:rsidRPr="002F55DA" w:rsidRDefault="00FE7B17" w:rsidP="000947BB">
          <w:pPr>
            <w:rPr>
              <w:rFonts w:ascii="Times New Roman" w:hAnsi="Times New Roman" w:cs="Times New Roman"/>
              <w:sz w:val="28"/>
              <w:szCs w:val="28"/>
              <w:lang w:val="en"/>
            </w:rPr>
          </w:pPr>
        </w:p>
        <w:p w14:paraId="52186F89" w14:textId="68B57A6A" w:rsidR="00FE7B17" w:rsidRPr="001966A3"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DOS HEADER-: IT Defines the file as an executable binary it is like saying "I am portable executable</w:t>
          </w:r>
          <w:r w:rsidRPr="001966A3">
            <w:rPr>
              <w:rFonts w:ascii="Times New Roman" w:hAnsi="Times New Roman" w:cs="Times New Roman"/>
              <w:sz w:val="24"/>
              <w:szCs w:val="28"/>
            </w:rPr>
            <w:t>”.</w:t>
          </w:r>
        </w:p>
        <w:p w14:paraId="0E7BCDDD" w14:textId="77777777" w:rsidR="00FE7B17" w:rsidRPr="001966A3"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File HEADER-:  It define a executable as portable executable.</w:t>
          </w:r>
        </w:p>
        <w:p w14:paraId="3E954AC3" w14:textId="77777777" w:rsidR="00FE7B17" w:rsidRPr="001966A3"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 xml:space="preserve">Optimal header-: Store important information about executable like </w:t>
          </w:r>
        </w:p>
        <w:p w14:paraId="0061EC84" w14:textId="522E9B83" w:rsidR="00FE7B17" w:rsidRPr="001966A3"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subsystem and entry point.</w:t>
          </w:r>
        </w:p>
        <w:p w14:paraId="47BB36FB" w14:textId="77777777" w:rsidR="00FE7B17" w:rsidRPr="001966A3"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Sections table-: Instruction on how to load a executable in a memory</w:t>
          </w:r>
        </w:p>
        <w:p w14:paraId="74390968" w14:textId="77777777" w:rsidR="00FE7B17" w:rsidRPr="001966A3" w:rsidRDefault="00FE7B17" w:rsidP="000947BB">
          <w:pPr>
            <w:jc w:val="both"/>
            <w:rPr>
              <w:rFonts w:ascii="Times New Roman" w:hAnsi="Times New Roman" w:cs="Times New Roman"/>
              <w:sz w:val="24"/>
              <w:szCs w:val="28"/>
              <w:lang w:val="en"/>
            </w:rPr>
          </w:pPr>
          <w:r w:rsidRPr="001966A3">
            <w:rPr>
              <w:rFonts w:ascii="Times New Roman" w:hAnsi="Times New Roman" w:cs="Times New Roman"/>
              <w:sz w:val="24"/>
              <w:szCs w:val="28"/>
              <w:lang w:val="en"/>
            </w:rPr>
            <w:t>Sections-: section of code and data used by executable.</w:t>
          </w:r>
        </w:p>
        <w:p w14:paraId="25F851E3" w14:textId="77777777" w:rsidR="00AE7B99" w:rsidRDefault="00AE7B99" w:rsidP="000947BB">
          <w:pPr>
            <w:rPr>
              <w:rFonts w:ascii="Times New Roman" w:hAnsi="Times New Roman" w:cs="Times New Roman"/>
              <w:b/>
              <w:sz w:val="24"/>
              <w:szCs w:val="28"/>
              <w:lang w:val="en"/>
            </w:rPr>
          </w:pPr>
        </w:p>
        <w:p w14:paraId="462B46C7" w14:textId="77777777" w:rsidR="00FE7B17" w:rsidRPr="001966A3" w:rsidRDefault="00FE7B17" w:rsidP="000947BB">
          <w:pPr>
            <w:rPr>
              <w:rFonts w:ascii="Times New Roman" w:hAnsi="Times New Roman" w:cs="Times New Roman"/>
              <w:b/>
              <w:sz w:val="24"/>
              <w:szCs w:val="28"/>
              <w:lang w:val="en"/>
            </w:rPr>
          </w:pPr>
          <w:r w:rsidRPr="001966A3">
            <w:rPr>
              <w:rFonts w:ascii="Times New Roman" w:hAnsi="Times New Roman" w:cs="Times New Roman"/>
              <w:b/>
              <w:sz w:val="24"/>
              <w:szCs w:val="28"/>
              <w:lang w:val="en"/>
            </w:rPr>
            <w:t>PE-STUDIO</w:t>
          </w:r>
        </w:p>
        <w:p w14:paraId="0547102C" w14:textId="77777777" w:rsidR="00FE7B17" w:rsidRPr="00C21E12" w:rsidRDefault="00FE7B17" w:rsidP="000947BB">
          <w:pPr>
            <w:rPr>
              <w:rFonts w:ascii="Times New Roman" w:hAnsi="Times New Roman" w:cs="Times New Roman"/>
              <w:sz w:val="2"/>
              <w:szCs w:val="28"/>
              <w:lang w:val="en"/>
            </w:rPr>
          </w:pPr>
        </w:p>
        <w:p w14:paraId="12440D3A" w14:textId="661FD69D" w:rsidR="00FE7B17" w:rsidRDefault="00C05A6A"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00FE7B17" w:rsidRPr="001966A3">
            <w:rPr>
              <w:rFonts w:ascii="Times New Roman" w:hAnsi="Times New Roman" w:cs="Times New Roman"/>
              <w:sz w:val="24"/>
              <w:szCs w:val="28"/>
              <w:lang w:val="en"/>
            </w:rPr>
            <w:t>Along with string</w:t>
          </w:r>
          <w:r w:rsidR="00B32641" w:rsidRPr="001966A3">
            <w:rPr>
              <w:rFonts w:ascii="Times New Roman" w:hAnsi="Times New Roman" w:cs="Times New Roman"/>
              <w:sz w:val="24"/>
              <w:szCs w:val="28"/>
              <w:lang w:val="en"/>
            </w:rPr>
            <w:t>,</w:t>
          </w:r>
          <w:r w:rsidR="00FE7B17" w:rsidRPr="001966A3">
            <w:rPr>
              <w:rFonts w:ascii="Times New Roman" w:hAnsi="Times New Roman" w:cs="Times New Roman"/>
              <w:sz w:val="24"/>
              <w:szCs w:val="28"/>
              <w:lang w:val="en"/>
            </w:rPr>
            <w:t xml:space="preserve"> Pe-Studio also provide us information about the Portable Executable header information which can be used to uncover different information like </w:t>
          </w:r>
          <w:r w:rsidR="00B32641" w:rsidRPr="001966A3">
            <w:rPr>
              <w:rFonts w:ascii="Times New Roman" w:hAnsi="Times New Roman" w:cs="Times New Roman"/>
              <w:sz w:val="24"/>
              <w:szCs w:val="28"/>
              <w:lang w:val="en"/>
            </w:rPr>
            <w:t>whether</w:t>
          </w:r>
          <w:r w:rsidR="00FE7B17" w:rsidRPr="001966A3">
            <w:rPr>
              <w:rFonts w:ascii="Times New Roman" w:hAnsi="Times New Roman" w:cs="Times New Roman"/>
              <w:sz w:val="24"/>
              <w:szCs w:val="28"/>
              <w:lang w:val="en"/>
            </w:rPr>
            <w:t xml:space="preserve"> any PE file is unpacked or not, last complied date of the PE file , different libraries which our PE file is importing from our computer and most important part different section of the given PE files which is used to see if that section have both read and write permissions or not.</w:t>
          </w:r>
        </w:p>
        <w:p w14:paraId="0502ECB8" w14:textId="7AD70C62" w:rsidR="00853F0A" w:rsidRPr="00853F0A" w:rsidRDefault="00853F0A"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8"/>
              <w:lang w:val="en"/>
            </w:rPr>
            <w:lastRenderedPageBreak/>
            <w:t xml:space="preserve">     </w:t>
          </w:r>
          <w:r w:rsidRPr="00853F0A">
            <w:rPr>
              <w:rFonts w:ascii="Times New Roman" w:hAnsi="Times New Roman" w:cs="Times New Roman"/>
              <w:sz w:val="24"/>
              <w:szCs w:val="28"/>
              <w:lang w:val="en"/>
            </w:rPr>
            <w:t>After Running the given PE file in Pe-</w:t>
          </w:r>
          <w:r w:rsidR="00274DCF" w:rsidRPr="00853F0A">
            <w:rPr>
              <w:rFonts w:ascii="Times New Roman" w:hAnsi="Times New Roman" w:cs="Times New Roman"/>
              <w:sz w:val="24"/>
              <w:szCs w:val="28"/>
              <w:lang w:val="en"/>
            </w:rPr>
            <w:t>Studio,</w:t>
          </w:r>
          <w:r w:rsidRPr="00853F0A">
            <w:rPr>
              <w:rFonts w:ascii="Times New Roman" w:hAnsi="Times New Roman" w:cs="Times New Roman"/>
              <w:sz w:val="24"/>
              <w:szCs w:val="28"/>
              <w:lang w:val="en"/>
            </w:rPr>
            <w:t xml:space="preserve"> we generated information of file-</w:t>
          </w:r>
          <w:r w:rsidR="00274DCF" w:rsidRPr="00853F0A">
            <w:rPr>
              <w:rFonts w:ascii="Times New Roman" w:hAnsi="Times New Roman" w:cs="Times New Roman"/>
              <w:sz w:val="24"/>
              <w:szCs w:val="28"/>
              <w:lang w:val="en"/>
            </w:rPr>
            <w:t>ratio,</w:t>
          </w:r>
          <w:r w:rsidRPr="00853F0A">
            <w:rPr>
              <w:rFonts w:ascii="Times New Roman" w:hAnsi="Times New Roman" w:cs="Times New Roman"/>
              <w:sz w:val="24"/>
              <w:szCs w:val="28"/>
              <w:lang w:val="en"/>
            </w:rPr>
            <w:t xml:space="preserve"> raw-size and Virtual-</w:t>
          </w:r>
          <w:r w:rsidR="00274DCF" w:rsidRPr="00853F0A">
            <w:rPr>
              <w:rFonts w:ascii="Times New Roman" w:hAnsi="Times New Roman" w:cs="Times New Roman"/>
              <w:sz w:val="24"/>
              <w:szCs w:val="28"/>
              <w:lang w:val="en"/>
            </w:rPr>
            <w:t>size (</w:t>
          </w:r>
          <w:r w:rsidRPr="00853F0A">
            <w:rPr>
              <w:rFonts w:ascii="Times New Roman" w:hAnsi="Times New Roman" w:cs="Times New Roman"/>
              <w:sz w:val="24"/>
              <w:szCs w:val="28"/>
              <w:lang w:val="en"/>
            </w:rPr>
            <w:t>Figure-18). As file-ratio percentage is greater than 80%(Figure</w:t>
          </w:r>
          <w:r w:rsidR="00136C4F">
            <w:rPr>
              <w:rFonts w:ascii="Times New Roman" w:hAnsi="Times New Roman" w:cs="Times New Roman"/>
              <w:sz w:val="24"/>
              <w:szCs w:val="28"/>
              <w:lang w:val="en"/>
            </w:rPr>
            <w:t xml:space="preserve"> 5.11</w:t>
          </w:r>
          <w:r w:rsidRPr="00853F0A">
            <w:rPr>
              <w:rFonts w:ascii="Times New Roman" w:hAnsi="Times New Roman" w:cs="Times New Roman"/>
              <w:sz w:val="24"/>
              <w:szCs w:val="28"/>
              <w:lang w:val="en"/>
            </w:rPr>
            <w:t xml:space="preserve">) this is a sign that it may be a </w:t>
          </w:r>
          <w:r w:rsidR="00274DCF" w:rsidRPr="00853F0A">
            <w:rPr>
              <w:rFonts w:ascii="Times New Roman" w:hAnsi="Times New Roman" w:cs="Times New Roman"/>
              <w:sz w:val="24"/>
              <w:szCs w:val="28"/>
              <w:lang w:val="en"/>
            </w:rPr>
            <w:t>malware,</w:t>
          </w:r>
          <w:r w:rsidRPr="00853F0A">
            <w:rPr>
              <w:rFonts w:ascii="Times New Roman" w:hAnsi="Times New Roman" w:cs="Times New Roman"/>
              <w:sz w:val="24"/>
              <w:szCs w:val="28"/>
              <w:lang w:val="en"/>
            </w:rPr>
            <w:t xml:space="preserve"> and then we are checking if it is packed or unpacked by comparing the raw size and virtual-size </w:t>
          </w:r>
          <w:r w:rsidR="00274DCF" w:rsidRPr="00853F0A">
            <w:rPr>
              <w:rFonts w:ascii="Times New Roman" w:hAnsi="Times New Roman" w:cs="Times New Roman"/>
              <w:sz w:val="24"/>
              <w:szCs w:val="28"/>
              <w:lang w:val="en"/>
            </w:rPr>
            <w:t>section (</w:t>
          </w:r>
          <w:r w:rsidRPr="00853F0A">
            <w:rPr>
              <w:rFonts w:ascii="Times New Roman" w:hAnsi="Times New Roman" w:cs="Times New Roman"/>
              <w:sz w:val="24"/>
              <w:szCs w:val="28"/>
              <w:lang w:val="en"/>
            </w:rPr>
            <w:t>Figure</w:t>
          </w:r>
          <w:r w:rsidR="00136C4F">
            <w:rPr>
              <w:rFonts w:ascii="Times New Roman" w:hAnsi="Times New Roman" w:cs="Times New Roman"/>
              <w:sz w:val="24"/>
              <w:szCs w:val="28"/>
              <w:lang w:val="en"/>
            </w:rPr>
            <w:t xml:space="preserve"> 5.11</w:t>
          </w:r>
          <w:r w:rsidR="00274DCF" w:rsidRPr="00853F0A">
            <w:rPr>
              <w:rFonts w:ascii="Times New Roman" w:hAnsi="Times New Roman" w:cs="Times New Roman"/>
              <w:sz w:val="24"/>
              <w:szCs w:val="28"/>
              <w:lang w:val="en"/>
            </w:rPr>
            <w:t>).</w:t>
          </w:r>
        </w:p>
        <w:p w14:paraId="6E79374C" w14:textId="77777777" w:rsidR="00853F0A" w:rsidRPr="001966A3" w:rsidRDefault="00853F0A" w:rsidP="000947BB">
          <w:pPr>
            <w:widowControl w:val="0"/>
            <w:autoSpaceDE w:val="0"/>
            <w:autoSpaceDN w:val="0"/>
            <w:adjustRightInd w:val="0"/>
            <w:spacing w:after="200"/>
            <w:jc w:val="both"/>
            <w:rPr>
              <w:rFonts w:ascii="Times New Roman" w:hAnsi="Times New Roman" w:cs="Times New Roman"/>
              <w:sz w:val="24"/>
              <w:szCs w:val="28"/>
              <w:lang w:val="en"/>
            </w:rPr>
          </w:pPr>
        </w:p>
        <w:p w14:paraId="2BFF478D" w14:textId="77777777" w:rsidR="00853F0A" w:rsidRDefault="00FE7B17" w:rsidP="000947BB">
          <w:pPr>
            <w:widowControl w:val="0"/>
            <w:autoSpaceDE w:val="0"/>
            <w:autoSpaceDN w:val="0"/>
            <w:adjustRightInd w:val="0"/>
            <w:spacing w:after="200"/>
            <w:rPr>
              <w:rFonts w:ascii="Times New Roman" w:hAnsi="Times New Roman" w:cs="Times New Roman"/>
              <w:sz w:val="24"/>
              <w:szCs w:val="28"/>
              <w:lang w:val="en"/>
            </w:rPr>
          </w:pPr>
          <w:r w:rsidRPr="001966A3">
            <w:rPr>
              <w:rFonts w:ascii="Times New Roman" w:hAnsi="Times New Roman" w:cs="Times New Roman"/>
              <w:sz w:val="24"/>
              <w:szCs w:val="28"/>
              <w:lang w:val="en"/>
            </w:rPr>
            <w:t>Checking for pack or unpacked-:</w:t>
          </w:r>
        </w:p>
        <w:p w14:paraId="57BC281C" w14:textId="1CF988BC" w:rsidR="00FE7B17" w:rsidRDefault="00AE7B99" w:rsidP="000947BB">
          <w:pPr>
            <w:widowControl w:val="0"/>
            <w:autoSpaceDE w:val="0"/>
            <w:autoSpaceDN w:val="0"/>
            <w:adjustRightInd w:val="0"/>
            <w:spacing w:after="200"/>
            <w:jc w:val="center"/>
            <w:rPr>
              <w:rFonts w:ascii="Times New Roman" w:hAnsi="Times New Roman" w:cs="Times New Roman"/>
              <w:sz w:val="24"/>
              <w:szCs w:val="28"/>
              <w:lang w:val="en"/>
            </w:rPr>
          </w:pPr>
          <w:r w:rsidRPr="001966A3">
            <w:rPr>
              <w:rFonts w:ascii="Times New Roman" w:hAnsi="Times New Roman" w:cs="Times New Roman"/>
              <w:noProof/>
              <w:sz w:val="24"/>
              <w:szCs w:val="28"/>
              <w:lang w:val="en"/>
            </w:rPr>
            <w:drawing>
              <wp:inline distT="0" distB="0" distL="0" distR="0" wp14:anchorId="51EA5C1A" wp14:editId="26DC3DCB">
                <wp:extent cx="5341620" cy="10502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1620" cy="1050290"/>
                        </a:xfrm>
                        <a:prstGeom prst="rect">
                          <a:avLst/>
                        </a:prstGeom>
                        <a:noFill/>
                        <a:ln>
                          <a:noFill/>
                        </a:ln>
                      </pic:spPr>
                    </pic:pic>
                  </a:graphicData>
                </a:graphic>
              </wp:inline>
            </w:drawing>
          </w:r>
        </w:p>
        <w:p w14:paraId="5B68EC96" w14:textId="2F0C5519" w:rsidR="002B225F" w:rsidRDefault="002B225F" w:rsidP="000947BB">
          <w:pPr>
            <w:widowControl w:val="0"/>
            <w:autoSpaceDE w:val="0"/>
            <w:autoSpaceDN w:val="0"/>
            <w:adjustRightInd w:val="0"/>
            <w:spacing w:after="200"/>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5.11</w:t>
          </w:r>
          <w:r w:rsidRPr="14291F0F">
            <w:rPr>
              <w:rFonts w:ascii="Times New Roman" w:hAnsi="Times New Roman" w:cs="Times New Roman"/>
              <w:b/>
              <w:bCs/>
              <w:sz w:val="24"/>
              <w:szCs w:val="24"/>
              <w:lang w:val="en"/>
            </w:rPr>
            <w:t>:</w:t>
          </w:r>
          <w:r w:rsidRPr="14291F0F">
            <w:rPr>
              <w:rFonts w:ascii="Times New Roman" w:hAnsi="Times New Roman" w:cs="Times New Roman"/>
              <w:sz w:val="24"/>
              <w:szCs w:val="24"/>
              <w:lang w:val="en"/>
            </w:rPr>
            <w:t xml:space="preserve"> Checking for packed or unpacked version by looking size.</w:t>
          </w:r>
        </w:p>
        <w:p w14:paraId="08896203" w14:textId="1981CB0F" w:rsidR="00853F0A" w:rsidRDefault="00853F0A" w:rsidP="000947BB">
          <w:pPr>
            <w:widowControl w:val="0"/>
            <w:autoSpaceDE w:val="0"/>
            <w:autoSpaceDN w:val="0"/>
            <w:adjustRightInd w:val="0"/>
            <w:spacing w:after="200"/>
            <w:rPr>
              <w:rFonts w:ascii="Times New Roman" w:hAnsi="Times New Roman" w:cs="Times New Roman"/>
              <w:sz w:val="24"/>
              <w:szCs w:val="24"/>
              <w:lang w:val="en"/>
            </w:rPr>
          </w:pPr>
        </w:p>
        <w:p w14:paraId="40ACB4AA" w14:textId="4755882F" w:rsidR="00FB1F5C" w:rsidRPr="00853F0A" w:rsidRDefault="00853F0A" w:rsidP="000947BB">
          <w:pPr>
            <w:widowControl w:val="0"/>
            <w:spacing w:after="200"/>
            <w:jc w:val="both"/>
            <w:rPr>
              <w:rFonts w:ascii="Times New Roman" w:hAnsi="Times New Roman" w:cs="Times New Roman"/>
              <w:sz w:val="24"/>
              <w:szCs w:val="24"/>
              <w:lang w:val="en"/>
            </w:rPr>
          </w:pPr>
          <w:r>
            <w:rPr>
              <w:rFonts w:ascii="Times New Roman" w:hAnsi="Times New Roman" w:cs="Times New Roman"/>
              <w:sz w:val="24"/>
              <w:szCs w:val="24"/>
              <w:lang w:val="en"/>
            </w:rPr>
            <w:t xml:space="preserve">    </w:t>
          </w:r>
          <w:r w:rsidRPr="68DD6526">
            <w:rPr>
              <w:rFonts w:ascii="Times New Roman" w:hAnsi="Times New Roman" w:cs="Times New Roman"/>
              <w:sz w:val="24"/>
              <w:szCs w:val="24"/>
              <w:lang w:val="en"/>
            </w:rPr>
            <w:t>Here we are looking for meta information like compiler-stamp(Figure</w:t>
          </w:r>
          <w:r w:rsidR="00136C4F">
            <w:rPr>
              <w:rFonts w:ascii="Times New Roman" w:hAnsi="Times New Roman" w:cs="Times New Roman"/>
              <w:sz w:val="24"/>
              <w:szCs w:val="24"/>
              <w:lang w:val="en"/>
            </w:rPr>
            <w:t xml:space="preserve"> 5.12</w:t>
          </w:r>
          <w:r w:rsidRPr="68DD6526">
            <w:rPr>
              <w:rFonts w:ascii="Times New Roman" w:hAnsi="Times New Roman" w:cs="Times New Roman"/>
              <w:sz w:val="24"/>
              <w:szCs w:val="24"/>
              <w:lang w:val="en"/>
            </w:rPr>
            <w:t>) that will narrow down our search to some of the specific compilers that were used during that moment of time as every compiler have some UNICODE associated with them.</w:t>
          </w:r>
        </w:p>
        <w:p w14:paraId="1E946E62" w14:textId="23FB74C3" w:rsidR="00FE7B17" w:rsidRPr="001966A3" w:rsidRDefault="00FE7B17" w:rsidP="000947BB">
          <w:pPr>
            <w:widowControl w:val="0"/>
            <w:autoSpaceDE w:val="0"/>
            <w:autoSpaceDN w:val="0"/>
            <w:adjustRightInd w:val="0"/>
            <w:spacing w:after="200"/>
            <w:rPr>
              <w:rFonts w:ascii="Times New Roman" w:hAnsi="Times New Roman" w:cs="Times New Roman"/>
              <w:sz w:val="24"/>
              <w:szCs w:val="28"/>
              <w:lang w:val="en"/>
            </w:rPr>
          </w:pPr>
          <w:r w:rsidRPr="001966A3">
            <w:rPr>
              <w:rFonts w:ascii="Times New Roman" w:hAnsi="Times New Roman" w:cs="Times New Roman"/>
              <w:sz w:val="24"/>
              <w:szCs w:val="28"/>
              <w:lang w:val="en"/>
            </w:rPr>
            <w:t>Last comp</w:t>
          </w:r>
          <w:r w:rsidR="002920AB" w:rsidRPr="001966A3">
            <w:rPr>
              <w:rFonts w:ascii="Times New Roman" w:hAnsi="Times New Roman" w:cs="Times New Roman"/>
              <w:sz w:val="24"/>
              <w:szCs w:val="28"/>
              <w:lang w:val="en"/>
            </w:rPr>
            <w:t>i</w:t>
          </w:r>
          <w:r w:rsidRPr="001966A3">
            <w:rPr>
              <w:rFonts w:ascii="Times New Roman" w:hAnsi="Times New Roman" w:cs="Times New Roman"/>
              <w:sz w:val="24"/>
              <w:szCs w:val="28"/>
              <w:lang w:val="en"/>
            </w:rPr>
            <w:t>led information-:</w:t>
          </w:r>
        </w:p>
        <w:p w14:paraId="67216D91" w14:textId="77777777" w:rsidR="00FB1F5C" w:rsidRPr="001966A3" w:rsidRDefault="00FB1F5C" w:rsidP="000947BB">
          <w:pPr>
            <w:widowControl w:val="0"/>
            <w:autoSpaceDE w:val="0"/>
            <w:autoSpaceDN w:val="0"/>
            <w:adjustRightInd w:val="0"/>
            <w:spacing w:after="200"/>
            <w:jc w:val="center"/>
            <w:rPr>
              <w:rFonts w:ascii="Times New Roman" w:hAnsi="Times New Roman" w:cs="Times New Roman"/>
              <w:sz w:val="24"/>
              <w:szCs w:val="24"/>
              <w:lang w:val="en"/>
            </w:rPr>
          </w:pPr>
          <w:r>
            <w:rPr>
              <w:noProof/>
            </w:rPr>
            <w:drawing>
              <wp:inline distT="0" distB="0" distL="0" distR="0" wp14:anchorId="14C9F6D3" wp14:editId="230EAC02">
                <wp:extent cx="5271136" cy="562610"/>
                <wp:effectExtent l="0" t="0" r="571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30">
                          <a:extLst>
                            <a:ext uri="{28A0092B-C50C-407E-A947-70E740481C1C}">
                              <a14:useLocalDpi xmlns:a14="http://schemas.microsoft.com/office/drawing/2010/main" val="0"/>
                            </a:ext>
                          </a:extLst>
                        </a:blip>
                        <a:stretch>
                          <a:fillRect/>
                        </a:stretch>
                      </pic:blipFill>
                      <pic:spPr>
                        <a:xfrm>
                          <a:off x="0" y="0"/>
                          <a:ext cx="5271136" cy="562610"/>
                        </a:xfrm>
                        <a:prstGeom prst="rect">
                          <a:avLst/>
                        </a:prstGeom>
                      </pic:spPr>
                    </pic:pic>
                  </a:graphicData>
                </a:graphic>
              </wp:inline>
            </w:drawing>
          </w:r>
        </w:p>
        <w:p w14:paraId="08753DA1" w14:textId="272C6751" w:rsidR="00FB1F5C" w:rsidRDefault="00FB1F5C" w:rsidP="000947BB">
          <w:pPr>
            <w:widowControl w:val="0"/>
            <w:spacing w:after="200"/>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5.12</w:t>
          </w:r>
          <w:r w:rsidRPr="14291F0F">
            <w:rPr>
              <w:rFonts w:ascii="Times New Roman" w:hAnsi="Times New Roman" w:cs="Times New Roman"/>
              <w:b/>
              <w:bCs/>
              <w:sz w:val="24"/>
              <w:szCs w:val="24"/>
              <w:lang w:val="en"/>
            </w:rPr>
            <w:t xml:space="preserve">: </w:t>
          </w:r>
          <w:r w:rsidRPr="14291F0F">
            <w:rPr>
              <w:rFonts w:ascii="Times New Roman" w:hAnsi="Times New Roman" w:cs="Times New Roman"/>
              <w:sz w:val="24"/>
              <w:szCs w:val="24"/>
              <w:lang w:val="en"/>
            </w:rPr>
            <w:t>Last compiler stamp.</w:t>
          </w:r>
        </w:p>
        <w:p w14:paraId="1C39327B" w14:textId="4755E350" w:rsidR="00FB1F5C" w:rsidRDefault="00FB1F5C" w:rsidP="000947BB">
          <w:pPr>
            <w:widowControl w:val="0"/>
            <w:autoSpaceDE w:val="0"/>
            <w:autoSpaceDN w:val="0"/>
            <w:adjustRightInd w:val="0"/>
            <w:spacing w:after="200"/>
            <w:rPr>
              <w:rFonts w:ascii="Times New Roman" w:hAnsi="Times New Roman" w:cs="Times New Roman"/>
              <w:sz w:val="24"/>
              <w:szCs w:val="28"/>
              <w:lang w:val="en"/>
            </w:rPr>
          </w:pPr>
        </w:p>
        <w:p w14:paraId="44FE4609" w14:textId="1547CBFB" w:rsidR="00853F0A" w:rsidRDefault="00853F0A"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4"/>
              <w:lang w:val="en"/>
            </w:rPr>
            <w:t xml:space="preserve">     </w:t>
          </w:r>
          <w:r w:rsidRPr="68DD6526">
            <w:rPr>
              <w:rFonts w:ascii="Times New Roman" w:hAnsi="Times New Roman" w:cs="Times New Roman"/>
              <w:sz w:val="24"/>
              <w:szCs w:val="24"/>
              <w:lang w:val="en"/>
            </w:rPr>
            <w:t>PE are not self ca</w:t>
          </w:r>
          <w:r w:rsidR="00274DCF">
            <w:rPr>
              <w:rFonts w:ascii="Times New Roman" w:hAnsi="Times New Roman" w:cs="Times New Roman"/>
              <w:sz w:val="24"/>
              <w:szCs w:val="24"/>
              <w:lang w:val="en"/>
            </w:rPr>
            <w:t>p</w:t>
          </w:r>
          <w:r w:rsidRPr="68DD6526">
            <w:rPr>
              <w:rFonts w:ascii="Times New Roman" w:hAnsi="Times New Roman" w:cs="Times New Roman"/>
              <w:sz w:val="24"/>
              <w:szCs w:val="24"/>
              <w:lang w:val="en"/>
            </w:rPr>
            <w:t>able of running all the information feeded into it in form of sections , hence they are require to call the different .dll file from windows that pre-available into windows x-86 files. This information will help us to see if any PE file is calling some of the different libraries that it should not call like here ”USER32.dll” (Figure</w:t>
          </w:r>
          <w:r w:rsidR="00136C4F">
            <w:rPr>
              <w:rFonts w:ascii="Times New Roman" w:hAnsi="Times New Roman" w:cs="Times New Roman"/>
              <w:sz w:val="24"/>
              <w:szCs w:val="24"/>
              <w:lang w:val="en"/>
            </w:rPr>
            <w:t xml:space="preserve"> 5.13</w:t>
          </w:r>
          <w:r w:rsidRPr="68DD6526">
            <w:rPr>
              <w:rFonts w:ascii="Times New Roman" w:hAnsi="Times New Roman" w:cs="Times New Roman"/>
              <w:sz w:val="24"/>
              <w:szCs w:val="24"/>
              <w:lang w:val="en"/>
            </w:rPr>
            <w:t>), which is creating a suspect for this file</w:t>
          </w:r>
          <w:r>
            <w:rPr>
              <w:rFonts w:ascii="Times New Roman" w:hAnsi="Times New Roman" w:cs="Times New Roman"/>
              <w:sz w:val="24"/>
              <w:szCs w:val="24"/>
              <w:lang w:val="en"/>
            </w:rPr>
            <w:t>.</w:t>
          </w:r>
        </w:p>
        <w:p w14:paraId="2EE26106" w14:textId="3A1C0743" w:rsidR="00FE7B17" w:rsidRDefault="00FE7B17" w:rsidP="000947BB">
          <w:pPr>
            <w:widowControl w:val="0"/>
            <w:autoSpaceDE w:val="0"/>
            <w:autoSpaceDN w:val="0"/>
            <w:adjustRightInd w:val="0"/>
            <w:spacing w:after="200"/>
            <w:rPr>
              <w:rFonts w:ascii="Times New Roman" w:hAnsi="Times New Roman" w:cs="Times New Roman"/>
              <w:sz w:val="24"/>
              <w:szCs w:val="28"/>
              <w:lang w:val="en"/>
            </w:rPr>
          </w:pPr>
          <w:r w:rsidRPr="001966A3">
            <w:rPr>
              <w:rFonts w:ascii="Times New Roman" w:hAnsi="Times New Roman" w:cs="Times New Roman"/>
              <w:sz w:val="24"/>
              <w:szCs w:val="28"/>
              <w:lang w:val="en"/>
            </w:rPr>
            <w:t>Different Libraries-:</w:t>
          </w:r>
        </w:p>
        <w:p w14:paraId="4CED259D" w14:textId="77777777" w:rsidR="00AE7B99" w:rsidRDefault="00AE7B99" w:rsidP="000947BB">
          <w:pPr>
            <w:widowControl w:val="0"/>
            <w:spacing w:after="200"/>
            <w:jc w:val="center"/>
            <w:rPr>
              <w:rFonts w:ascii="Times New Roman" w:hAnsi="Times New Roman" w:cs="Times New Roman"/>
              <w:b/>
              <w:bCs/>
              <w:sz w:val="24"/>
              <w:szCs w:val="24"/>
              <w:lang w:val="en"/>
            </w:rPr>
          </w:pPr>
          <w:r w:rsidRPr="001966A3">
            <w:rPr>
              <w:rFonts w:ascii="Times New Roman" w:hAnsi="Times New Roman" w:cs="Times New Roman"/>
              <w:noProof/>
              <w:sz w:val="24"/>
              <w:szCs w:val="28"/>
              <w:lang w:val="en"/>
            </w:rPr>
            <w:lastRenderedPageBreak/>
            <w:drawing>
              <wp:inline distT="0" distB="0" distL="0" distR="0" wp14:anchorId="0B12EFC3" wp14:editId="7084B0ED">
                <wp:extent cx="4026535" cy="16744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6535" cy="1674495"/>
                        </a:xfrm>
                        <a:prstGeom prst="rect">
                          <a:avLst/>
                        </a:prstGeom>
                        <a:noFill/>
                        <a:ln>
                          <a:noFill/>
                        </a:ln>
                      </pic:spPr>
                    </pic:pic>
                  </a:graphicData>
                </a:graphic>
              </wp:inline>
            </w:drawing>
          </w:r>
        </w:p>
        <w:p w14:paraId="4177F573" w14:textId="4ABA84AF" w:rsidR="00FB1F5C" w:rsidRDefault="00FB1F5C" w:rsidP="000947BB">
          <w:pPr>
            <w:widowControl w:val="0"/>
            <w:spacing w:after="200"/>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136C4F">
            <w:rPr>
              <w:rFonts w:ascii="Times New Roman" w:hAnsi="Times New Roman" w:cs="Times New Roman"/>
              <w:b/>
              <w:bCs/>
              <w:sz w:val="24"/>
              <w:szCs w:val="24"/>
              <w:lang w:val="en"/>
            </w:rPr>
            <w:t xml:space="preserve"> 5.13</w:t>
          </w:r>
          <w:r w:rsidRPr="14291F0F">
            <w:rPr>
              <w:rFonts w:ascii="Times New Roman" w:hAnsi="Times New Roman" w:cs="Times New Roman"/>
              <w:sz w:val="24"/>
              <w:szCs w:val="24"/>
              <w:lang w:val="en"/>
            </w:rPr>
            <w:t>: Different Libraries imported by our PE file</w:t>
          </w:r>
          <w:r w:rsidR="00853F0A">
            <w:rPr>
              <w:rFonts w:ascii="Times New Roman" w:hAnsi="Times New Roman" w:cs="Times New Roman"/>
              <w:sz w:val="24"/>
              <w:szCs w:val="24"/>
              <w:lang w:val="en"/>
            </w:rPr>
            <w:t>.</w:t>
          </w:r>
        </w:p>
        <w:p w14:paraId="30B4ADB4" w14:textId="77777777" w:rsidR="00853F0A" w:rsidRDefault="00853F0A" w:rsidP="000947BB">
          <w:pPr>
            <w:widowControl w:val="0"/>
            <w:spacing w:after="200"/>
            <w:jc w:val="center"/>
            <w:rPr>
              <w:rFonts w:ascii="Times New Roman" w:hAnsi="Times New Roman" w:cs="Times New Roman"/>
              <w:sz w:val="24"/>
              <w:szCs w:val="24"/>
              <w:lang w:val="en"/>
            </w:rPr>
          </w:pPr>
        </w:p>
        <w:p w14:paraId="2B47006B" w14:textId="1E253105" w:rsidR="00AE7B99" w:rsidRDefault="00853F0A" w:rsidP="000947BB">
          <w:pPr>
            <w:widowControl w:val="0"/>
            <w:spacing w:after="200"/>
            <w:jc w:val="both"/>
            <w:rPr>
              <w:rFonts w:ascii="Times New Roman" w:hAnsi="Times New Roman" w:cs="Times New Roman"/>
              <w:sz w:val="24"/>
              <w:szCs w:val="24"/>
              <w:lang w:val="en"/>
            </w:rPr>
          </w:pPr>
          <w:r>
            <w:rPr>
              <w:rFonts w:ascii="Times New Roman" w:hAnsi="Times New Roman" w:cs="Times New Roman"/>
              <w:sz w:val="24"/>
              <w:szCs w:val="24"/>
              <w:lang w:val="en"/>
            </w:rPr>
            <w:t xml:space="preserve">      </w:t>
          </w:r>
          <w:r w:rsidRPr="68DD6526">
            <w:rPr>
              <w:rFonts w:ascii="Times New Roman" w:hAnsi="Times New Roman" w:cs="Times New Roman"/>
              <w:sz w:val="24"/>
              <w:szCs w:val="24"/>
              <w:lang w:val="en"/>
            </w:rPr>
            <w:t>After inporting some”.dll“ libraries from windows PE files import some of the module available into this libraries .Like here is  .getcurrentEnvironment</w:t>
          </w:r>
          <w:r w:rsidR="00274DCF">
            <w:rPr>
              <w:rFonts w:ascii="Times New Roman" w:hAnsi="Times New Roman" w:cs="Times New Roman"/>
              <w:sz w:val="24"/>
              <w:szCs w:val="24"/>
              <w:lang w:val="en"/>
            </w:rPr>
            <w:t xml:space="preserve"> </w:t>
          </w:r>
          <w:r w:rsidRPr="68DD6526">
            <w:rPr>
              <w:rFonts w:ascii="Times New Roman" w:hAnsi="Times New Roman" w:cs="Times New Roman"/>
              <w:sz w:val="24"/>
              <w:szCs w:val="24"/>
              <w:lang w:val="en"/>
            </w:rPr>
            <w:t>(Figure</w:t>
          </w:r>
          <w:r w:rsidR="00A20A88">
            <w:rPr>
              <w:rFonts w:ascii="Times New Roman" w:hAnsi="Times New Roman" w:cs="Times New Roman"/>
              <w:sz w:val="24"/>
              <w:szCs w:val="24"/>
              <w:lang w:val="en"/>
            </w:rPr>
            <w:t xml:space="preserve"> 5.14</w:t>
          </w:r>
          <w:r w:rsidRPr="68DD6526">
            <w:rPr>
              <w:rFonts w:ascii="Times New Roman" w:hAnsi="Times New Roman" w:cs="Times New Roman"/>
              <w:sz w:val="24"/>
              <w:szCs w:val="24"/>
              <w:lang w:val="en"/>
            </w:rPr>
            <w:t xml:space="preserve">) is one of such module that is rarely used by any other normal software as it contain the information about what are the process currently running in you desktop , from here we can conclude that our PE file is doing some fishy activities by importing some unwanted imports. </w:t>
          </w:r>
        </w:p>
        <w:p w14:paraId="0D90E25F" w14:textId="77777777" w:rsidR="00853F0A" w:rsidRPr="00853F0A" w:rsidRDefault="00853F0A" w:rsidP="000947BB">
          <w:pPr>
            <w:widowControl w:val="0"/>
            <w:spacing w:after="200"/>
            <w:rPr>
              <w:rFonts w:ascii="Times New Roman" w:hAnsi="Times New Roman" w:cs="Times New Roman"/>
              <w:sz w:val="24"/>
              <w:szCs w:val="24"/>
              <w:lang w:val="en"/>
            </w:rPr>
          </w:pPr>
        </w:p>
        <w:p w14:paraId="495D80B2" w14:textId="77777777" w:rsidR="00FE7B17" w:rsidRPr="001966A3" w:rsidRDefault="00FE7B17" w:rsidP="000947BB">
          <w:pPr>
            <w:widowControl w:val="0"/>
            <w:autoSpaceDE w:val="0"/>
            <w:autoSpaceDN w:val="0"/>
            <w:adjustRightInd w:val="0"/>
            <w:spacing w:after="200"/>
            <w:rPr>
              <w:rFonts w:ascii="Times New Roman" w:hAnsi="Times New Roman" w:cs="Times New Roman"/>
              <w:sz w:val="24"/>
              <w:szCs w:val="28"/>
              <w:lang w:val="en"/>
            </w:rPr>
          </w:pPr>
          <w:r w:rsidRPr="001966A3">
            <w:rPr>
              <w:rFonts w:ascii="Times New Roman" w:hAnsi="Times New Roman" w:cs="Times New Roman"/>
              <w:sz w:val="24"/>
              <w:szCs w:val="28"/>
              <w:lang w:val="en"/>
            </w:rPr>
            <w:t>Different Imports-:</w:t>
          </w:r>
        </w:p>
        <w:p w14:paraId="231F0C0D" w14:textId="3210206F" w:rsidR="00FE7B17" w:rsidRDefault="00FE7B17" w:rsidP="000947BB">
          <w:pPr>
            <w:widowControl w:val="0"/>
            <w:autoSpaceDE w:val="0"/>
            <w:autoSpaceDN w:val="0"/>
            <w:adjustRightInd w:val="0"/>
            <w:spacing w:after="200"/>
            <w:jc w:val="center"/>
            <w:rPr>
              <w:rFonts w:ascii="Times New Roman" w:hAnsi="Times New Roman" w:cs="Times New Roman"/>
              <w:sz w:val="24"/>
              <w:szCs w:val="28"/>
              <w:lang w:val="en"/>
            </w:rPr>
          </w:pPr>
          <w:r w:rsidRPr="001966A3">
            <w:rPr>
              <w:rFonts w:ascii="Times New Roman" w:hAnsi="Times New Roman" w:cs="Times New Roman"/>
              <w:noProof/>
              <w:sz w:val="24"/>
              <w:szCs w:val="28"/>
              <w:lang w:val="en"/>
            </w:rPr>
            <w:drawing>
              <wp:inline distT="0" distB="0" distL="0" distR="0" wp14:anchorId="03E16C00" wp14:editId="357C6DD6">
                <wp:extent cx="4191000" cy="23441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10521"/>
                        <a:stretch/>
                      </pic:blipFill>
                      <pic:spPr bwMode="auto">
                        <a:xfrm>
                          <a:off x="0" y="0"/>
                          <a:ext cx="4235723" cy="2369167"/>
                        </a:xfrm>
                        <a:prstGeom prst="rect">
                          <a:avLst/>
                        </a:prstGeom>
                        <a:noFill/>
                        <a:ln>
                          <a:noFill/>
                        </a:ln>
                        <a:extLst>
                          <a:ext uri="{53640926-AAD7-44D8-BBD7-CCE9431645EC}">
                            <a14:shadowObscured xmlns:a14="http://schemas.microsoft.com/office/drawing/2010/main"/>
                          </a:ext>
                        </a:extLst>
                      </pic:spPr>
                    </pic:pic>
                  </a:graphicData>
                </a:graphic>
              </wp:inline>
            </w:drawing>
          </w:r>
        </w:p>
        <w:p w14:paraId="1E702740" w14:textId="64F7642E" w:rsidR="00FB1F5C" w:rsidRDefault="00FB1F5C" w:rsidP="000947BB">
          <w:pPr>
            <w:widowControl w:val="0"/>
            <w:spacing w:after="200"/>
            <w:jc w:val="center"/>
            <w:rPr>
              <w:rFonts w:ascii="Times New Roman" w:hAnsi="Times New Roman" w:cs="Times New Roman"/>
              <w:sz w:val="24"/>
              <w:szCs w:val="24"/>
              <w:lang w:val="en"/>
            </w:rPr>
          </w:pPr>
          <w:r w:rsidRPr="14291F0F">
            <w:rPr>
              <w:rFonts w:ascii="Times New Roman" w:hAnsi="Times New Roman" w:cs="Times New Roman"/>
              <w:b/>
              <w:bCs/>
              <w:sz w:val="24"/>
              <w:szCs w:val="24"/>
              <w:lang w:val="en"/>
            </w:rPr>
            <w:t>Figure</w:t>
          </w:r>
          <w:r w:rsidR="00A20A88">
            <w:rPr>
              <w:rFonts w:ascii="Times New Roman" w:hAnsi="Times New Roman" w:cs="Times New Roman"/>
              <w:b/>
              <w:bCs/>
              <w:sz w:val="24"/>
              <w:szCs w:val="24"/>
              <w:lang w:val="en"/>
            </w:rPr>
            <w:t xml:space="preserve"> 5.14</w:t>
          </w:r>
          <w:r w:rsidRPr="14291F0F">
            <w:rPr>
              <w:rFonts w:ascii="Times New Roman" w:hAnsi="Times New Roman" w:cs="Times New Roman"/>
              <w:b/>
              <w:bCs/>
              <w:sz w:val="24"/>
              <w:szCs w:val="24"/>
              <w:lang w:val="en"/>
            </w:rPr>
            <w:t>:</w:t>
          </w:r>
          <w:r w:rsidRPr="14291F0F">
            <w:rPr>
              <w:rFonts w:ascii="Times New Roman" w:hAnsi="Times New Roman" w:cs="Times New Roman"/>
              <w:sz w:val="24"/>
              <w:szCs w:val="24"/>
              <w:lang w:val="en"/>
            </w:rPr>
            <w:t xml:space="preserve"> Different windows dll imported by our PE file.</w:t>
          </w:r>
        </w:p>
        <w:p w14:paraId="2FB90C21" w14:textId="03592882" w:rsidR="00FB1F5C" w:rsidRDefault="00FB1F5C" w:rsidP="000947BB">
          <w:pPr>
            <w:widowControl w:val="0"/>
            <w:autoSpaceDE w:val="0"/>
            <w:autoSpaceDN w:val="0"/>
            <w:adjustRightInd w:val="0"/>
            <w:spacing w:after="200"/>
            <w:rPr>
              <w:rFonts w:ascii="Times New Roman" w:hAnsi="Times New Roman" w:cs="Times New Roman"/>
              <w:sz w:val="24"/>
              <w:szCs w:val="28"/>
              <w:lang w:val="en"/>
            </w:rPr>
          </w:pPr>
        </w:p>
        <w:p w14:paraId="0E73B0F0" w14:textId="1366CC44" w:rsidR="00853F0A" w:rsidRPr="001966A3" w:rsidRDefault="00853F0A" w:rsidP="000947BB">
          <w:pPr>
            <w:widowControl w:val="0"/>
            <w:autoSpaceDE w:val="0"/>
            <w:autoSpaceDN w:val="0"/>
            <w:adjustRightInd w:val="0"/>
            <w:spacing w:after="200"/>
            <w:jc w:val="both"/>
            <w:rPr>
              <w:rFonts w:ascii="Times New Roman" w:hAnsi="Times New Roman" w:cs="Times New Roman"/>
              <w:sz w:val="24"/>
              <w:szCs w:val="28"/>
              <w:lang w:val="en"/>
            </w:rPr>
          </w:pPr>
          <w:r>
            <w:rPr>
              <w:rFonts w:ascii="Times New Roman" w:hAnsi="Times New Roman" w:cs="Times New Roman"/>
              <w:sz w:val="24"/>
              <w:szCs w:val="28"/>
              <w:lang w:val="en"/>
            </w:rPr>
            <w:t xml:space="preserve">      </w:t>
          </w:r>
          <w:r w:rsidRPr="00853F0A">
            <w:rPr>
              <w:rFonts w:ascii="Times New Roman" w:hAnsi="Times New Roman" w:cs="Times New Roman"/>
              <w:sz w:val="24"/>
              <w:szCs w:val="28"/>
              <w:lang w:val="en"/>
            </w:rPr>
            <w:t>Here in taken snapshot we are analysing all the different section of PE-HEADER files and precisely we are looking at .CODE section(Figure</w:t>
          </w:r>
          <w:r w:rsidR="00A20A88">
            <w:rPr>
              <w:rFonts w:ascii="Times New Roman" w:hAnsi="Times New Roman" w:cs="Times New Roman"/>
              <w:sz w:val="24"/>
              <w:szCs w:val="28"/>
              <w:lang w:val="en"/>
            </w:rPr>
            <w:t xml:space="preserve"> 5.15</w:t>
          </w:r>
          <w:r w:rsidRPr="00853F0A">
            <w:rPr>
              <w:rFonts w:ascii="Times New Roman" w:hAnsi="Times New Roman" w:cs="Times New Roman"/>
              <w:sz w:val="24"/>
              <w:szCs w:val="28"/>
              <w:lang w:val="en"/>
            </w:rPr>
            <w:t xml:space="preserve">) read and write column here we were </w:t>
          </w:r>
          <w:r w:rsidRPr="00853F0A">
            <w:rPr>
              <w:rFonts w:ascii="Times New Roman" w:hAnsi="Times New Roman" w:cs="Times New Roman"/>
              <w:sz w:val="24"/>
              <w:szCs w:val="28"/>
              <w:lang w:val="en"/>
            </w:rPr>
            <w:lastRenderedPageBreak/>
            <w:t>expecting that there must be premission of read only , but as we can see the permission of write and execute is also provided which  put it in the category of malicious PE file.</w:t>
          </w:r>
        </w:p>
        <w:p w14:paraId="791E0AF6" w14:textId="199F405F" w:rsidR="00FD4B5A" w:rsidRPr="00FD4B5A" w:rsidRDefault="00FE7B17" w:rsidP="000947BB">
          <w:pPr>
            <w:rPr>
              <w:rFonts w:ascii="Times New Roman" w:hAnsi="Times New Roman" w:cs="Times New Roman"/>
              <w:sz w:val="24"/>
              <w:szCs w:val="28"/>
              <w:lang w:val="en"/>
            </w:rPr>
          </w:pPr>
          <w:r w:rsidRPr="001966A3">
            <w:rPr>
              <w:rFonts w:ascii="Times New Roman" w:hAnsi="Times New Roman" w:cs="Times New Roman"/>
              <w:sz w:val="24"/>
              <w:szCs w:val="28"/>
              <w:lang w:val="en"/>
            </w:rPr>
            <w:t>Different Sections information</w:t>
          </w:r>
        </w:p>
        <w:p w14:paraId="2355F8C6" w14:textId="09E62B01" w:rsidR="00AE7B99" w:rsidRDefault="00AE7B99" w:rsidP="000947BB">
          <w:pPr>
            <w:jc w:val="center"/>
            <w:rPr>
              <w:rFonts w:ascii="Times New Roman" w:hAnsi="Times New Roman" w:cs="Times New Roman"/>
              <w:sz w:val="24"/>
              <w:szCs w:val="28"/>
              <w:lang w:val="en"/>
            </w:rPr>
          </w:pPr>
          <w:r w:rsidRPr="001966A3">
            <w:rPr>
              <w:rFonts w:ascii="Times New Roman" w:hAnsi="Times New Roman" w:cs="Times New Roman"/>
              <w:noProof/>
              <w:sz w:val="24"/>
              <w:szCs w:val="28"/>
              <w:lang w:val="en"/>
            </w:rPr>
            <w:drawing>
              <wp:inline distT="0" distB="0" distL="0" distR="0" wp14:anchorId="5E0C7744" wp14:editId="5E09B548">
                <wp:extent cx="5116830" cy="1633855"/>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16830" cy="1633855"/>
                        </a:xfrm>
                        <a:prstGeom prst="rect">
                          <a:avLst/>
                        </a:prstGeom>
                        <a:noFill/>
                        <a:ln>
                          <a:noFill/>
                        </a:ln>
                      </pic:spPr>
                    </pic:pic>
                  </a:graphicData>
                </a:graphic>
              </wp:inline>
            </w:drawing>
          </w:r>
        </w:p>
        <w:p w14:paraId="10978112" w14:textId="7B2EA54E" w:rsidR="00D43EB9" w:rsidRPr="00D43EB9" w:rsidRDefault="00FB1F5C" w:rsidP="000947BB">
          <w:pPr>
            <w:jc w:val="center"/>
            <w:rPr>
              <w:rFonts w:ascii="Times New Roman" w:hAnsi="Times New Roman" w:cs="Times New Roman"/>
              <w:sz w:val="24"/>
              <w:szCs w:val="28"/>
            </w:rPr>
          </w:pPr>
          <w:r w:rsidRPr="14291F0F">
            <w:rPr>
              <w:rFonts w:ascii="Times New Roman" w:hAnsi="Times New Roman" w:cs="Times New Roman"/>
              <w:b/>
              <w:bCs/>
              <w:sz w:val="24"/>
              <w:szCs w:val="24"/>
            </w:rPr>
            <w:t>Figure</w:t>
          </w:r>
          <w:r w:rsidR="00A20A88">
            <w:rPr>
              <w:rFonts w:ascii="Times New Roman" w:hAnsi="Times New Roman" w:cs="Times New Roman"/>
              <w:b/>
              <w:bCs/>
              <w:sz w:val="24"/>
              <w:szCs w:val="24"/>
            </w:rPr>
            <w:t xml:space="preserve"> 5.15</w:t>
          </w:r>
          <w:r w:rsidRPr="14291F0F">
            <w:rPr>
              <w:rFonts w:ascii="Times New Roman" w:hAnsi="Times New Roman" w:cs="Times New Roman"/>
              <w:sz w:val="24"/>
              <w:szCs w:val="24"/>
            </w:rPr>
            <w:t>:</w:t>
          </w:r>
          <w:r w:rsidRPr="14291F0F">
            <w:rPr>
              <w:rFonts w:ascii="Times New Roman" w:hAnsi="Times New Roman" w:cs="Times New Roman"/>
              <w:sz w:val="24"/>
              <w:szCs w:val="24"/>
              <w:lang w:val="en"/>
            </w:rPr>
            <w:t xml:space="preserve"> Different Sections information of PE file.</w:t>
          </w:r>
        </w:p>
        <w:p w14:paraId="2C7E4726" w14:textId="19335651" w:rsidR="00CB4139" w:rsidRPr="00CB4139" w:rsidRDefault="00CB4139" w:rsidP="000947BB">
          <w:pPr>
            <w:rPr>
              <w:rFonts w:ascii="Times New Roman" w:hAnsi="Times New Roman" w:cs="Times New Roman"/>
              <w:sz w:val="24"/>
              <w:szCs w:val="24"/>
            </w:rPr>
          </w:pPr>
          <w:r>
            <w:rPr>
              <w:rFonts w:ascii="Times New Roman" w:hAnsi="Times New Roman" w:cs="Times New Roman"/>
              <w:sz w:val="24"/>
              <w:szCs w:val="24"/>
            </w:rPr>
            <w:br w:type="page"/>
          </w:r>
        </w:p>
        <w:p w14:paraId="7F305E26" w14:textId="77777777" w:rsidR="00FE7B17" w:rsidRPr="00AE7B99" w:rsidRDefault="00FE7B17" w:rsidP="000947BB">
          <w:pPr>
            <w:jc w:val="both"/>
            <w:rPr>
              <w:rFonts w:ascii="Times New Roman" w:hAnsi="Times New Roman" w:cs="Times New Roman"/>
              <w:b/>
              <w:sz w:val="32"/>
              <w:szCs w:val="32"/>
            </w:rPr>
          </w:pPr>
          <w:r w:rsidRPr="00AE7B99">
            <w:rPr>
              <w:rFonts w:ascii="Times New Roman" w:hAnsi="Times New Roman" w:cs="Times New Roman"/>
              <w:b/>
              <w:sz w:val="32"/>
              <w:szCs w:val="32"/>
            </w:rPr>
            <w:lastRenderedPageBreak/>
            <w:t>Dynamic analysis</w:t>
          </w:r>
        </w:p>
        <w:p w14:paraId="7D98C9C4" w14:textId="77777777" w:rsidR="00FE7B17" w:rsidRPr="00AE7B99" w:rsidRDefault="00FE7B17" w:rsidP="000947BB">
          <w:pPr>
            <w:pStyle w:val="ListParagraph"/>
            <w:numPr>
              <w:ilvl w:val="0"/>
              <w:numId w:val="17"/>
            </w:numPr>
            <w:jc w:val="both"/>
            <w:rPr>
              <w:rFonts w:ascii="Times New Roman" w:hAnsi="Times New Roman" w:cs="Times New Roman"/>
              <w:b/>
              <w:sz w:val="28"/>
              <w:szCs w:val="28"/>
            </w:rPr>
          </w:pPr>
          <w:r w:rsidRPr="00AE7B99">
            <w:rPr>
              <w:rFonts w:ascii="Times New Roman" w:hAnsi="Times New Roman" w:cs="Times New Roman"/>
              <w:b/>
              <w:sz w:val="28"/>
              <w:szCs w:val="28"/>
            </w:rPr>
            <w:t>Analysis on WannaCry ransomware</w:t>
          </w:r>
        </w:p>
        <w:p w14:paraId="69816F0B" w14:textId="1253B370" w:rsidR="00414916" w:rsidRPr="00CB4139" w:rsidRDefault="001251B1" w:rsidP="000947BB">
          <w:pPr>
            <w:jc w:val="both"/>
            <w:rPr>
              <w:rFonts w:ascii="Times New Roman" w:hAnsi="Times New Roman" w:cs="Times New Roman"/>
              <w:sz w:val="24"/>
              <w:szCs w:val="24"/>
            </w:rPr>
          </w:pPr>
          <w:r w:rsidRPr="00CB4139">
            <w:rPr>
              <w:rFonts w:ascii="Times New Roman" w:hAnsi="Times New Roman" w:cs="Times New Roman"/>
              <w:sz w:val="24"/>
              <w:szCs w:val="24"/>
            </w:rPr>
            <w:t xml:space="preserve">after running static analysis on the malware sample the details extracted is used to run dynamic analysis. </w:t>
          </w:r>
          <w:r w:rsidRPr="00CB4139">
            <w:rPr>
              <w:rFonts w:ascii="Times New Roman" w:hAnsi="Times New Roman" w:cs="Times New Roman"/>
              <w:i/>
              <w:sz w:val="24"/>
              <w:szCs w:val="24"/>
            </w:rPr>
            <w:t xml:space="preserve">Figure </w:t>
          </w:r>
          <w:r w:rsidR="00A20A88">
            <w:rPr>
              <w:rFonts w:ascii="Times New Roman" w:hAnsi="Times New Roman" w:cs="Times New Roman"/>
              <w:i/>
              <w:sz w:val="24"/>
              <w:szCs w:val="24"/>
            </w:rPr>
            <w:t>5.16</w:t>
          </w:r>
          <w:r w:rsidRPr="00CB4139">
            <w:rPr>
              <w:rFonts w:ascii="Times New Roman" w:hAnsi="Times New Roman" w:cs="Times New Roman"/>
              <w:sz w:val="24"/>
              <w:szCs w:val="24"/>
            </w:rPr>
            <w:t xml:space="preserve"> represents the strings output which represents a URL which the malware might call out to.</w:t>
          </w:r>
        </w:p>
        <w:p w14:paraId="774FF193" w14:textId="77777777" w:rsidR="004F731C" w:rsidRPr="00A2250D" w:rsidRDefault="004F731C" w:rsidP="000947BB">
          <w:pPr>
            <w:jc w:val="both"/>
            <w:rPr>
              <w:rFonts w:ascii="Times New Roman" w:hAnsi="Times New Roman" w:cs="Times New Roman"/>
              <w:sz w:val="28"/>
              <w:szCs w:val="28"/>
            </w:rPr>
          </w:pPr>
        </w:p>
        <w:p w14:paraId="258DE92A" w14:textId="77777777" w:rsidR="001251B1" w:rsidRDefault="001251B1" w:rsidP="000947BB">
          <w:pPr>
            <w:jc w:val="center"/>
            <w:rPr>
              <w:rFonts w:ascii="Times New Roman" w:hAnsi="Times New Roman" w:cs="Times New Roman"/>
              <w:b/>
              <w:bCs/>
              <w:sz w:val="28"/>
              <w:szCs w:val="28"/>
            </w:rPr>
          </w:pPr>
          <w:r w:rsidRPr="002F55DA">
            <w:rPr>
              <w:noProof/>
              <w:lang w:eastAsia="en-IN"/>
            </w:rPr>
            <w:drawing>
              <wp:inline distT="0" distB="0" distL="0" distR="0" wp14:anchorId="61BB8F3F" wp14:editId="7373448B">
                <wp:extent cx="4928916" cy="1050472"/>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r="15678" b="56752"/>
                        <a:stretch/>
                      </pic:blipFill>
                      <pic:spPr bwMode="auto">
                        <a:xfrm>
                          <a:off x="0" y="0"/>
                          <a:ext cx="4930140" cy="1050733"/>
                        </a:xfrm>
                        <a:prstGeom prst="rect">
                          <a:avLst/>
                        </a:prstGeom>
                        <a:noFill/>
                        <a:ln>
                          <a:noFill/>
                        </a:ln>
                        <a:extLst>
                          <a:ext uri="{53640926-AAD7-44D8-BBD7-CCE9431645EC}">
                            <a14:shadowObscured xmlns:a14="http://schemas.microsoft.com/office/drawing/2010/main"/>
                          </a:ext>
                        </a:extLst>
                      </pic:spPr>
                    </pic:pic>
                  </a:graphicData>
                </a:graphic>
              </wp:inline>
            </w:drawing>
          </w:r>
        </w:p>
        <w:p w14:paraId="03E0E635" w14:textId="01A51BAD" w:rsidR="000079B0" w:rsidRPr="00CB4139" w:rsidRDefault="001251B1" w:rsidP="000947BB">
          <w:pPr>
            <w:jc w:val="center"/>
            <w:rPr>
              <w:rFonts w:ascii="Times New Roman" w:hAnsi="Times New Roman" w:cs="Times New Roman"/>
              <w:b/>
              <w:sz w:val="24"/>
              <w:szCs w:val="24"/>
            </w:rPr>
          </w:pPr>
          <w:r w:rsidRPr="00CB4139">
            <w:rPr>
              <w:rFonts w:ascii="Times New Roman" w:hAnsi="Times New Roman" w:cs="Times New Roman"/>
              <w:b/>
              <w:sz w:val="24"/>
              <w:szCs w:val="24"/>
            </w:rPr>
            <w:t>Figure</w:t>
          </w:r>
          <w:r w:rsidR="00A20A88">
            <w:rPr>
              <w:rFonts w:ascii="Times New Roman" w:hAnsi="Times New Roman" w:cs="Times New Roman"/>
              <w:b/>
              <w:bCs/>
              <w:sz w:val="24"/>
              <w:szCs w:val="24"/>
            </w:rPr>
            <w:t xml:space="preserve"> 5.16</w:t>
          </w:r>
          <w:r w:rsidR="00AE7B99">
            <w:rPr>
              <w:rFonts w:ascii="Times New Roman" w:hAnsi="Times New Roman" w:cs="Times New Roman"/>
              <w:b/>
              <w:bCs/>
              <w:sz w:val="24"/>
              <w:szCs w:val="24"/>
            </w:rPr>
            <w:t>:</w:t>
          </w:r>
          <w:r w:rsidRPr="00CB4139">
            <w:rPr>
              <w:rFonts w:ascii="Times New Roman" w:hAnsi="Times New Roman" w:cs="Times New Roman"/>
              <w:b/>
              <w:sz w:val="24"/>
              <w:szCs w:val="24"/>
            </w:rPr>
            <w:t xml:space="preserve"> </w:t>
          </w:r>
          <w:r w:rsidRPr="00AE7B99">
            <w:rPr>
              <w:rFonts w:ascii="Times New Roman" w:hAnsi="Times New Roman" w:cs="Times New Roman"/>
              <w:sz w:val="24"/>
              <w:szCs w:val="24"/>
            </w:rPr>
            <w:t>URL request found in static analysis</w:t>
          </w:r>
        </w:p>
        <w:p w14:paraId="441E8645" w14:textId="77777777" w:rsidR="00CB4139" w:rsidRPr="00CB4139" w:rsidRDefault="00CB4139" w:rsidP="000947BB">
          <w:pPr>
            <w:rPr>
              <w:rFonts w:ascii="Times New Roman" w:hAnsi="Times New Roman" w:cs="Times New Roman"/>
              <w:b/>
              <w:bCs/>
              <w:sz w:val="24"/>
              <w:szCs w:val="24"/>
            </w:rPr>
          </w:pPr>
        </w:p>
        <w:p w14:paraId="65EC3D5E" w14:textId="007B2DE7" w:rsidR="001251B1" w:rsidRPr="00CB4139" w:rsidRDefault="0082672F" w:rsidP="000947BB">
          <w:pPr>
            <w:jc w:val="both"/>
            <w:rPr>
              <w:rFonts w:ascii="Times New Roman" w:hAnsi="Times New Roman" w:cs="Times New Roman"/>
              <w:sz w:val="24"/>
              <w:szCs w:val="24"/>
            </w:rPr>
          </w:pPr>
          <w:r>
            <w:rPr>
              <w:rFonts w:ascii="Times New Roman" w:hAnsi="Times New Roman" w:cs="Times New Roman"/>
              <w:sz w:val="24"/>
              <w:szCs w:val="24"/>
            </w:rPr>
            <w:t xml:space="preserve">    </w:t>
          </w:r>
          <w:r w:rsidR="001251B1" w:rsidRPr="00CB4139">
            <w:rPr>
              <w:rFonts w:ascii="Times New Roman" w:hAnsi="Times New Roman" w:cs="Times New Roman"/>
              <w:sz w:val="24"/>
              <w:szCs w:val="24"/>
            </w:rPr>
            <w:t>Using Wireshark to monitor for network traffic moving out of the windows machine. Filtering for the URL found in the strings output (</w:t>
          </w:r>
          <w:r w:rsidR="001251B1" w:rsidRPr="00CB4139">
            <w:rPr>
              <w:rFonts w:ascii="Times New Roman" w:hAnsi="Times New Roman" w:cs="Times New Roman"/>
              <w:i/>
              <w:sz w:val="24"/>
              <w:szCs w:val="24"/>
            </w:rPr>
            <w:t xml:space="preserve">figure </w:t>
          </w:r>
          <w:r w:rsidR="00A20A88">
            <w:rPr>
              <w:rFonts w:ascii="Times New Roman" w:hAnsi="Times New Roman" w:cs="Times New Roman"/>
              <w:i/>
              <w:iCs/>
              <w:sz w:val="24"/>
              <w:szCs w:val="24"/>
            </w:rPr>
            <w:t>5.17</w:t>
          </w:r>
          <w:r w:rsidR="001251B1" w:rsidRPr="00CB4139">
            <w:rPr>
              <w:rFonts w:ascii="Times New Roman" w:hAnsi="Times New Roman" w:cs="Times New Roman"/>
              <w:sz w:val="24"/>
              <w:szCs w:val="24"/>
            </w:rPr>
            <w:t>), once the malware is detonated the following output (</w:t>
          </w:r>
          <w:r w:rsidR="001251B1" w:rsidRPr="00CB4139">
            <w:rPr>
              <w:rFonts w:ascii="Times New Roman" w:hAnsi="Times New Roman" w:cs="Times New Roman"/>
              <w:i/>
              <w:sz w:val="24"/>
              <w:szCs w:val="24"/>
            </w:rPr>
            <w:t xml:space="preserve">figure </w:t>
          </w:r>
          <w:r w:rsidR="00A20A88">
            <w:rPr>
              <w:rFonts w:ascii="Times New Roman" w:hAnsi="Times New Roman" w:cs="Times New Roman"/>
              <w:i/>
              <w:iCs/>
              <w:sz w:val="24"/>
              <w:szCs w:val="24"/>
            </w:rPr>
            <w:t>5.17</w:t>
          </w:r>
          <w:r w:rsidR="001251B1" w:rsidRPr="00CB4139">
            <w:rPr>
              <w:rFonts w:ascii="Times New Roman" w:hAnsi="Times New Roman" w:cs="Times New Roman"/>
              <w:sz w:val="24"/>
              <w:szCs w:val="24"/>
            </w:rPr>
            <w:t>) is displayed in Wireshark. It displays a request sent out by the windows machine to a website with the corresponding URL.</w:t>
          </w:r>
        </w:p>
        <w:p w14:paraId="32FB2F3E" w14:textId="77777777" w:rsidR="001251B1" w:rsidRPr="00A2250D" w:rsidRDefault="001251B1" w:rsidP="000947BB">
          <w:pPr>
            <w:jc w:val="both"/>
            <w:rPr>
              <w:rFonts w:ascii="Times New Roman" w:hAnsi="Times New Roman" w:cs="Times New Roman"/>
              <w:sz w:val="28"/>
              <w:szCs w:val="28"/>
            </w:rPr>
          </w:pPr>
        </w:p>
        <w:p w14:paraId="69502D2C" w14:textId="77777777" w:rsidR="001251B1" w:rsidRDefault="001251B1" w:rsidP="000947BB">
          <w:pPr>
            <w:jc w:val="center"/>
            <w:rPr>
              <w:rFonts w:ascii="Times New Roman" w:hAnsi="Times New Roman" w:cs="Times New Roman"/>
              <w:b/>
              <w:bCs/>
              <w:sz w:val="28"/>
              <w:szCs w:val="28"/>
            </w:rPr>
          </w:pPr>
          <w:r w:rsidRPr="00196FE2">
            <w:rPr>
              <w:rFonts w:ascii="Times New Roman" w:hAnsi="Times New Roman" w:cs="Times New Roman"/>
              <w:b/>
              <w:bCs/>
              <w:noProof/>
              <w:sz w:val="28"/>
              <w:szCs w:val="28"/>
              <w:lang w:eastAsia="en-IN"/>
            </w:rPr>
            <w:drawing>
              <wp:inline distT="0" distB="0" distL="0" distR="0" wp14:anchorId="28196E7A" wp14:editId="72AFFA09">
                <wp:extent cx="5157665" cy="1115786"/>
                <wp:effectExtent l="0" t="0" r="508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342" t="16446" r="7698" b="11711"/>
                        <a:stretch/>
                      </pic:blipFill>
                      <pic:spPr bwMode="auto">
                        <a:xfrm>
                          <a:off x="0" y="0"/>
                          <a:ext cx="5166360" cy="1117667"/>
                        </a:xfrm>
                        <a:prstGeom prst="rect">
                          <a:avLst/>
                        </a:prstGeom>
                        <a:noFill/>
                        <a:ln>
                          <a:noFill/>
                        </a:ln>
                        <a:extLst>
                          <a:ext uri="{53640926-AAD7-44D8-BBD7-CCE9431645EC}">
                            <a14:shadowObscured xmlns:a14="http://schemas.microsoft.com/office/drawing/2010/main"/>
                          </a:ext>
                        </a:extLst>
                      </pic:spPr>
                    </pic:pic>
                  </a:graphicData>
                </a:graphic>
              </wp:inline>
            </w:drawing>
          </w:r>
        </w:p>
        <w:p w14:paraId="43E1CE0C" w14:textId="033F9725" w:rsidR="001251B1" w:rsidRPr="00CB4139" w:rsidRDefault="001251B1" w:rsidP="000947BB">
          <w:pPr>
            <w:rPr>
              <w:rFonts w:ascii="Times New Roman" w:hAnsi="Times New Roman" w:cs="Times New Roman"/>
              <w:b/>
              <w:sz w:val="24"/>
              <w:szCs w:val="24"/>
            </w:rPr>
          </w:pPr>
          <w:r w:rsidRPr="00CB4139">
            <w:rPr>
              <w:rFonts w:ascii="Times New Roman" w:hAnsi="Times New Roman" w:cs="Times New Roman"/>
              <w:b/>
              <w:sz w:val="24"/>
              <w:szCs w:val="24"/>
            </w:rPr>
            <w:t>Figure</w:t>
          </w:r>
          <w:r w:rsidR="00A20A88">
            <w:rPr>
              <w:rFonts w:ascii="Times New Roman" w:hAnsi="Times New Roman" w:cs="Times New Roman"/>
              <w:b/>
              <w:bCs/>
              <w:sz w:val="24"/>
              <w:szCs w:val="24"/>
            </w:rPr>
            <w:t xml:space="preserve"> 5.17</w:t>
          </w:r>
          <w:r w:rsidR="00AE7B99">
            <w:rPr>
              <w:rFonts w:ascii="Times New Roman" w:hAnsi="Times New Roman" w:cs="Times New Roman"/>
              <w:b/>
              <w:bCs/>
              <w:sz w:val="24"/>
              <w:szCs w:val="24"/>
            </w:rPr>
            <w:t>:</w:t>
          </w:r>
          <w:r w:rsidRPr="00AE7B99">
            <w:rPr>
              <w:rFonts w:ascii="Times New Roman" w:hAnsi="Times New Roman" w:cs="Times New Roman"/>
              <w:sz w:val="24"/>
              <w:szCs w:val="24"/>
            </w:rPr>
            <w:t xml:space="preserve"> Filtered http request on Wireshark results in URL request on running the malware</w:t>
          </w:r>
        </w:p>
        <w:p w14:paraId="48AA6CC3" w14:textId="77777777" w:rsidR="001251B1" w:rsidRPr="002F55DA" w:rsidRDefault="001251B1" w:rsidP="000947BB">
          <w:pPr>
            <w:jc w:val="both"/>
            <w:rPr>
              <w:rFonts w:ascii="Times New Roman" w:hAnsi="Times New Roman" w:cs="Times New Roman"/>
              <w:sz w:val="28"/>
              <w:szCs w:val="28"/>
            </w:rPr>
          </w:pPr>
        </w:p>
        <w:p w14:paraId="4D1B5CD7" w14:textId="77777777" w:rsidR="001251B1" w:rsidRPr="00AE7B99" w:rsidRDefault="001251B1" w:rsidP="000947BB">
          <w:pPr>
            <w:rPr>
              <w:rFonts w:ascii="Times New Roman" w:hAnsi="Times New Roman" w:cs="Times New Roman"/>
              <w:b/>
              <w:sz w:val="28"/>
              <w:szCs w:val="28"/>
            </w:rPr>
          </w:pPr>
          <w:r w:rsidRPr="00AE7B99">
            <w:rPr>
              <w:rFonts w:ascii="Times New Roman" w:hAnsi="Times New Roman" w:cs="Times New Roman"/>
              <w:b/>
              <w:sz w:val="28"/>
              <w:szCs w:val="28"/>
            </w:rPr>
            <w:t>2. Analysis on an unknown malware sample.</w:t>
          </w:r>
        </w:p>
        <w:p w14:paraId="2DC58271" w14:textId="3F731F92" w:rsidR="001251B1" w:rsidRPr="00CB4139" w:rsidRDefault="00274DCF" w:rsidP="000947BB">
          <w:pPr>
            <w:jc w:val="both"/>
            <w:rPr>
              <w:rFonts w:ascii="Times New Roman" w:hAnsi="Times New Roman" w:cs="Times New Roman"/>
              <w:sz w:val="24"/>
              <w:szCs w:val="24"/>
            </w:rPr>
          </w:pPr>
          <w:r>
            <w:rPr>
              <w:rFonts w:ascii="Times New Roman" w:hAnsi="Times New Roman" w:cs="Times New Roman"/>
              <w:sz w:val="24"/>
              <w:szCs w:val="24"/>
            </w:rPr>
            <w:t xml:space="preserve">     </w:t>
          </w:r>
          <w:r w:rsidR="001251B1" w:rsidRPr="00CB4139">
            <w:rPr>
              <w:rFonts w:ascii="Times New Roman" w:hAnsi="Times New Roman" w:cs="Times New Roman"/>
              <w:sz w:val="24"/>
              <w:szCs w:val="24"/>
            </w:rPr>
            <w:t>On running malware without internet simulation activated, malware pings for a count of 1 and deletes itself.</w:t>
          </w:r>
        </w:p>
        <w:p w14:paraId="0D29F6D4" w14:textId="156FB52E" w:rsidR="001251B1" w:rsidRPr="00CB4139" w:rsidRDefault="00274DCF" w:rsidP="000947B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251B1" w:rsidRPr="00CB4139">
            <w:rPr>
              <w:rFonts w:ascii="Times New Roman" w:hAnsi="Times New Roman" w:cs="Times New Roman"/>
              <w:sz w:val="24"/>
              <w:szCs w:val="24"/>
            </w:rPr>
            <w:t>On running malware with internet simulation activated. The Wireshark output (</w:t>
          </w:r>
          <w:r w:rsidR="001251B1" w:rsidRPr="00CB4139">
            <w:rPr>
              <w:rFonts w:ascii="Times New Roman" w:hAnsi="Times New Roman" w:cs="Times New Roman"/>
              <w:i/>
              <w:sz w:val="24"/>
              <w:szCs w:val="24"/>
            </w:rPr>
            <w:t xml:space="preserve">figure </w:t>
          </w:r>
          <w:r w:rsidR="00A20A88">
            <w:rPr>
              <w:rFonts w:ascii="Times New Roman" w:hAnsi="Times New Roman" w:cs="Times New Roman"/>
              <w:i/>
              <w:iCs/>
              <w:sz w:val="24"/>
              <w:szCs w:val="24"/>
            </w:rPr>
            <w:t>5.18</w:t>
          </w:r>
          <w:r w:rsidR="001251B1" w:rsidRPr="00CB4139">
            <w:rPr>
              <w:rFonts w:ascii="Times New Roman" w:hAnsi="Times New Roman" w:cs="Times New Roman"/>
              <w:sz w:val="24"/>
              <w:szCs w:val="24"/>
            </w:rPr>
            <w:t>) is displayed after the filter is applied, displaying the request sent by the malware to the URL to download an additional payload.</w:t>
          </w:r>
        </w:p>
        <w:p w14:paraId="1DEEEB53" w14:textId="77777777" w:rsidR="001251B1" w:rsidRPr="002F55DA" w:rsidRDefault="001251B1" w:rsidP="000947BB">
          <w:pPr>
            <w:jc w:val="both"/>
            <w:rPr>
              <w:rFonts w:ascii="Times New Roman" w:hAnsi="Times New Roman" w:cs="Times New Roman"/>
              <w:sz w:val="28"/>
              <w:szCs w:val="28"/>
            </w:rPr>
          </w:pPr>
        </w:p>
        <w:p w14:paraId="71C68D7D" w14:textId="77777777" w:rsidR="001251B1" w:rsidRDefault="001251B1" w:rsidP="000947BB">
          <w:pPr>
            <w:jc w:val="center"/>
            <w:rPr>
              <w:rFonts w:ascii="Times New Roman" w:hAnsi="Times New Roman" w:cs="Times New Roman"/>
              <w:b/>
              <w:bCs/>
              <w:sz w:val="28"/>
              <w:szCs w:val="28"/>
            </w:rPr>
          </w:pPr>
          <w:r w:rsidRPr="002F55DA">
            <w:rPr>
              <w:rFonts w:ascii="Times New Roman" w:hAnsi="Times New Roman" w:cs="Times New Roman"/>
              <w:noProof/>
              <w:sz w:val="28"/>
              <w:szCs w:val="28"/>
              <w:lang w:eastAsia="en-IN"/>
            </w:rPr>
            <w:drawing>
              <wp:inline distT="0" distB="0" distL="0" distR="0" wp14:anchorId="6418228E" wp14:editId="0CF28206">
                <wp:extent cx="4251967" cy="5551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507" r="38571" b="47928"/>
                        <a:stretch/>
                      </pic:blipFill>
                      <pic:spPr bwMode="auto">
                        <a:xfrm>
                          <a:off x="0" y="0"/>
                          <a:ext cx="4254499" cy="555503"/>
                        </a:xfrm>
                        <a:prstGeom prst="rect">
                          <a:avLst/>
                        </a:prstGeom>
                        <a:noFill/>
                        <a:ln>
                          <a:noFill/>
                        </a:ln>
                        <a:extLst>
                          <a:ext uri="{53640926-AAD7-44D8-BBD7-CCE9431645EC}">
                            <a14:shadowObscured xmlns:a14="http://schemas.microsoft.com/office/drawing/2010/main"/>
                          </a:ext>
                        </a:extLst>
                      </pic:spPr>
                    </pic:pic>
                  </a:graphicData>
                </a:graphic>
              </wp:inline>
            </w:drawing>
          </w:r>
        </w:p>
        <w:p w14:paraId="692EF968" w14:textId="444F351B" w:rsidR="001251B1" w:rsidRPr="00CB4139" w:rsidRDefault="001251B1" w:rsidP="000947BB">
          <w:pPr>
            <w:jc w:val="both"/>
            <w:rPr>
              <w:rFonts w:ascii="Times New Roman" w:hAnsi="Times New Roman" w:cs="Times New Roman"/>
              <w:b/>
              <w:sz w:val="24"/>
              <w:szCs w:val="24"/>
            </w:rPr>
          </w:pPr>
          <w:r w:rsidRPr="005B5AD2">
            <w:rPr>
              <w:rFonts w:ascii="Times New Roman" w:hAnsi="Times New Roman" w:cs="Times New Roman"/>
              <w:b/>
              <w:bCs/>
              <w:sz w:val="24"/>
              <w:szCs w:val="28"/>
            </w:rPr>
            <w:t>Figure</w:t>
          </w:r>
          <w:r w:rsidR="00A20A88">
            <w:rPr>
              <w:rFonts w:ascii="Times New Roman" w:hAnsi="Times New Roman" w:cs="Times New Roman"/>
              <w:b/>
              <w:sz w:val="24"/>
              <w:szCs w:val="28"/>
            </w:rPr>
            <w:t xml:space="preserve"> 5.18</w:t>
          </w:r>
          <w:r w:rsidR="00AE7B99">
            <w:rPr>
              <w:rFonts w:ascii="Times New Roman" w:hAnsi="Times New Roman" w:cs="Times New Roman"/>
              <w:b/>
              <w:bCs/>
              <w:sz w:val="24"/>
              <w:szCs w:val="24"/>
            </w:rPr>
            <w:t>:</w:t>
          </w:r>
          <w:r w:rsidRPr="00AE7B99">
            <w:rPr>
              <w:rFonts w:ascii="Times New Roman" w:hAnsi="Times New Roman" w:cs="Times New Roman"/>
              <w:sz w:val="24"/>
              <w:szCs w:val="24"/>
            </w:rPr>
            <w:t xml:space="preserve"> Request to URL found in the strings output goes through when malware is run</w:t>
          </w:r>
        </w:p>
        <w:p w14:paraId="4A22F481" w14:textId="77777777" w:rsidR="001251B1" w:rsidRPr="005B5AD2" w:rsidRDefault="001251B1" w:rsidP="000947BB">
          <w:pPr>
            <w:jc w:val="both"/>
            <w:rPr>
              <w:rFonts w:ascii="Times New Roman" w:hAnsi="Times New Roman" w:cs="Times New Roman"/>
              <w:b/>
              <w:bCs/>
              <w:sz w:val="24"/>
              <w:szCs w:val="28"/>
            </w:rPr>
          </w:pPr>
        </w:p>
        <w:p w14:paraId="3A0ADE04" w14:textId="007DBA4B" w:rsidR="00AB4B15" w:rsidRPr="005B5AD2" w:rsidRDefault="00274DCF"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3A7D8E" w:rsidRPr="005B5AD2">
            <w:rPr>
              <w:rFonts w:ascii="Times New Roman" w:hAnsi="Times New Roman" w:cs="Times New Roman"/>
              <w:sz w:val="24"/>
              <w:szCs w:val="28"/>
            </w:rPr>
            <w:t>P</w:t>
          </w:r>
          <w:r w:rsidR="00F74D16" w:rsidRPr="005B5AD2">
            <w:rPr>
              <w:rFonts w:ascii="Times New Roman" w:hAnsi="Times New Roman" w:cs="Times New Roman"/>
              <w:sz w:val="24"/>
              <w:szCs w:val="28"/>
            </w:rPr>
            <w:t xml:space="preserve">rocess monitor </w:t>
          </w:r>
          <w:r w:rsidR="003A7D8E" w:rsidRPr="005B5AD2">
            <w:rPr>
              <w:rFonts w:ascii="Times New Roman" w:hAnsi="Times New Roman" w:cs="Times New Roman"/>
              <w:sz w:val="24"/>
              <w:szCs w:val="28"/>
            </w:rPr>
            <w:t>sample (</w:t>
          </w:r>
          <w:r w:rsidR="003A7D8E" w:rsidRPr="005B5AD2">
            <w:rPr>
              <w:rFonts w:ascii="Times New Roman" w:hAnsi="Times New Roman" w:cs="Times New Roman"/>
              <w:i/>
              <w:iCs/>
              <w:sz w:val="24"/>
              <w:szCs w:val="28"/>
            </w:rPr>
            <w:t xml:space="preserve">figure </w:t>
          </w:r>
          <w:r w:rsidR="00A20A88">
            <w:rPr>
              <w:rFonts w:ascii="Times New Roman" w:hAnsi="Times New Roman" w:cs="Times New Roman"/>
              <w:i/>
              <w:iCs/>
              <w:sz w:val="24"/>
              <w:szCs w:val="24"/>
            </w:rPr>
            <w:t>5.19</w:t>
          </w:r>
          <w:r w:rsidR="003A7D8E" w:rsidRPr="005B5AD2">
            <w:rPr>
              <w:rFonts w:ascii="Times New Roman" w:hAnsi="Times New Roman" w:cs="Times New Roman"/>
              <w:i/>
              <w:iCs/>
              <w:sz w:val="24"/>
              <w:szCs w:val="28"/>
            </w:rPr>
            <w:t>)</w:t>
          </w:r>
          <w:r w:rsidR="00F74D16" w:rsidRPr="005B5AD2">
            <w:rPr>
              <w:rFonts w:ascii="Times New Roman" w:hAnsi="Times New Roman" w:cs="Times New Roman"/>
              <w:sz w:val="24"/>
              <w:szCs w:val="28"/>
            </w:rPr>
            <w:t xml:space="preserve"> is filtered for </w:t>
          </w:r>
          <w:r w:rsidR="00821BEE" w:rsidRPr="005B5AD2">
            <w:rPr>
              <w:rFonts w:ascii="Times New Roman" w:hAnsi="Times New Roman" w:cs="Times New Roman"/>
              <w:sz w:val="24"/>
              <w:szCs w:val="28"/>
            </w:rPr>
            <w:t xml:space="preserve">the process name of the </w:t>
          </w:r>
          <w:r w:rsidR="00DE49C8" w:rsidRPr="005B5AD2">
            <w:rPr>
              <w:rFonts w:ascii="Times New Roman" w:hAnsi="Times New Roman" w:cs="Times New Roman"/>
              <w:sz w:val="24"/>
              <w:szCs w:val="28"/>
            </w:rPr>
            <w:t>malware</w:t>
          </w:r>
          <w:r w:rsidR="007A0CB6" w:rsidRPr="005B5AD2">
            <w:rPr>
              <w:rFonts w:ascii="Times New Roman" w:hAnsi="Times New Roman" w:cs="Times New Roman"/>
              <w:sz w:val="24"/>
              <w:szCs w:val="28"/>
            </w:rPr>
            <w:t xml:space="preserve">. </w:t>
          </w:r>
          <w:r w:rsidR="007B7C09" w:rsidRPr="005B5AD2">
            <w:rPr>
              <w:rFonts w:ascii="Times New Roman" w:hAnsi="Times New Roman" w:cs="Times New Roman"/>
              <w:sz w:val="24"/>
              <w:szCs w:val="28"/>
            </w:rPr>
            <w:t>A</w:t>
          </w:r>
          <w:r w:rsidR="00822237" w:rsidRPr="005B5AD2">
            <w:rPr>
              <w:rFonts w:ascii="Times New Roman" w:hAnsi="Times New Roman" w:cs="Times New Roman"/>
              <w:sz w:val="24"/>
              <w:szCs w:val="28"/>
            </w:rPr>
            <w:t xml:space="preserve"> secondary payload downloaded from the </w:t>
          </w:r>
          <w:r w:rsidR="003B458D" w:rsidRPr="005B5AD2">
            <w:rPr>
              <w:rFonts w:ascii="Times New Roman" w:hAnsi="Times New Roman" w:cs="Times New Roman"/>
              <w:sz w:val="24"/>
              <w:szCs w:val="28"/>
            </w:rPr>
            <w:t>internet</w:t>
          </w:r>
          <w:r w:rsidR="001251B1" w:rsidRPr="005B5AD2">
            <w:rPr>
              <w:rFonts w:ascii="Times New Roman" w:hAnsi="Times New Roman" w:cs="Times New Roman"/>
              <w:sz w:val="24"/>
              <w:szCs w:val="28"/>
            </w:rPr>
            <w:t xml:space="preserve"> </w:t>
          </w:r>
          <w:r w:rsidR="00B40652" w:rsidRPr="005B5AD2">
            <w:rPr>
              <w:rFonts w:ascii="Times New Roman" w:hAnsi="Times New Roman" w:cs="Times New Roman"/>
              <w:sz w:val="24"/>
              <w:szCs w:val="28"/>
            </w:rPr>
            <w:t xml:space="preserve">which has been added to the public </w:t>
          </w:r>
          <w:r w:rsidR="005D53BE" w:rsidRPr="005B5AD2">
            <w:rPr>
              <w:rFonts w:ascii="Times New Roman" w:hAnsi="Times New Roman" w:cs="Times New Roman"/>
              <w:sz w:val="24"/>
              <w:szCs w:val="28"/>
            </w:rPr>
            <w:t>document’s</w:t>
          </w:r>
          <w:r w:rsidR="00B40652" w:rsidRPr="005B5AD2">
            <w:rPr>
              <w:rFonts w:ascii="Times New Roman" w:hAnsi="Times New Roman" w:cs="Times New Roman"/>
              <w:sz w:val="24"/>
              <w:szCs w:val="28"/>
            </w:rPr>
            <w:t xml:space="preserve"> subfolder</w:t>
          </w:r>
          <w:r w:rsidR="007B7C09" w:rsidRPr="005B5AD2">
            <w:rPr>
              <w:rFonts w:ascii="Times New Roman" w:hAnsi="Times New Roman" w:cs="Times New Roman"/>
              <w:sz w:val="24"/>
              <w:szCs w:val="28"/>
            </w:rPr>
            <w:t xml:space="preserve"> (</w:t>
          </w:r>
          <w:r w:rsidR="007B7C09" w:rsidRPr="005B5AD2">
            <w:rPr>
              <w:rFonts w:ascii="Times New Roman" w:hAnsi="Times New Roman" w:cs="Times New Roman"/>
              <w:i/>
              <w:sz w:val="24"/>
              <w:szCs w:val="28"/>
            </w:rPr>
            <w:t xml:space="preserve">figure </w:t>
          </w:r>
          <w:r w:rsidR="00A20A88">
            <w:rPr>
              <w:rFonts w:ascii="Times New Roman" w:hAnsi="Times New Roman" w:cs="Times New Roman"/>
              <w:i/>
              <w:iCs/>
              <w:sz w:val="24"/>
              <w:szCs w:val="24"/>
            </w:rPr>
            <w:t>5.19</w:t>
          </w:r>
          <w:r w:rsidR="007B7C09" w:rsidRPr="005B5AD2">
            <w:rPr>
              <w:rFonts w:ascii="Times New Roman" w:hAnsi="Times New Roman" w:cs="Times New Roman"/>
              <w:sz w:val="24"/>
              <w:szCs w:val="28"/>
            </w:rPr>
            <w:t>)</w:t>
          </w:r>
          <w:r w:rsidR="00B40652" w:rsidRPr="005B5AD2">
            <w:rPr>
              <w:rFonts w:ascii="Times New Roman" w:hAnsi="Times New Roman" w:cs="Times New Roman"/>
              <w:sz w:val="24"/>
              <w:szCs w:val="28"/>
            </w:rPr>
            <w:t xml:space="preserve">. On deleting the </w:t>
          </w:r>
          <w:r w:rsidR="00EC2772" w:rsidRPr="005B5AD2">
            <w:rPr>
              <w:rFonts w:ascii="Times New Roman" w:hAnsi="Times New Roman" w:cs="Times New Roman"/>
              <w:sz w:val="24"/>
              <w:szCs w:val="28"/>
            </w:rPr>
            <w:t xml:space="preserve">suspicious </w:t>
          </w:r>
          <w:r w:rsidR="00B40652" w:rsidRPr="005B5AD2">
            <w:rPr>
              <w:rFonts w:ascii="Times New Roman" w:hAnsi="Times New Roman" w:cs="Times New Roman"/>
              <w:sz w:val="24"/>
              <w:szCs w:val="28"/>
            </w:rPr>
            <w:t xml:space="preserve">file and running </w:t>
          </w:r>
          <w:r w:rsidR="000B1F1C" w:rsidRPr="005B5AD2">
            <w:rPr>
              <w:rFonts w:ascii="Times New Roman" w:hAnsi="Times New Roman" w:cs="Times New Roman"/>
              <w:sz w:val="24"/>
              <w:szCs w:val="28"/>
            </w:rPr>
            <w:t xml:space="preserve">the malware </w:t>
          </w:r>
          <w:r w:rsidR="006660A5" w:rsidRPr="005B5AD2">
            <w:rPr>
              <w:rFonts w:ascii="Times New Roman" w:hAnsi="Times New Roman" w:cs="Times New Roman"/>
              <w:sz w:val="24"/>
              <w:szCs w:val="28"/>
            </w:rPr>
            <w:t xml:space="preserve">again the </w:t>
          </w:r>
          <w:r w:rsidR="00EC2772" w:rsidRPr="005B5AD2">
            <w:rPr>
              <w:rFonts w:ascii="Times New Roman" w:hAnsi="Times New Roman" w:cs="Times New Roman"/>
              <w:sz w:val="24"/>
              <w:szCs w:val="28"/>
            </w:rPr>
            <w:t>file is created and added to the same subfolder.</w:t>
          </w:r>
        </w:p>
        <w:p w14:paraId="52CB5854" w14:textId="77777777" w:rsidR="00986A51" w:rsidRPr="006930A1" w:rsidRDefault="00986A51" w:rsidP="000947BB">
          <w:pPr>
            <w:jc w:val="both"/>
            <w:rPr>
              <w:rFonts w:ascii="Times New Roman" w:hAnsi="Times New Roman" w:cs="Times New Roman"/>
              <w:sz w:val="28"/>
              <w:szCs w:val="28"/>
            </w:rPr>
          </w:pPr>
        </w:p>
        <w:p w14:paraId="4DF42189" w14:textId="77777777" w:rsidR="001251B1" w:rsidRDefault="001251B1" w:rsidP="000947BB">
          <w:pPr>
            <w:jc w:val="center"/>
            <w:rPr>
              <w:rFonts w:ascii="Times New Roman" w:hAnsi="Times New Roman" w:cs="Times New Roman"/>
              <w:sz w:val="28"/>
              <w:szCs w:val="28"/>
            </w:rPr>
          </w:pPr>
          <w:r w:rsidRPr="002F55DA">
            <w:rPr>
              <w:rFonts w:ascii="Times New Roman" w:hAnsi="Times New Roman" w:cs="Times New Roman"/>
              <w:noProof/>
              <w:sz w:val="28"/>
              <w:szCs w:val="28"/>
              <w:lang w:eastAsia="en-IN"/>
            </w:rPr>
            <w:drawing>
              <wp:inline distT="0" distB="0" distL="0" distR="0" wp14:anchorId="4E72CAE3" wp14:editId="71C6431D">
                <wp:extent cx="5216922" cy="952500"/>
                <wp:effectExtent l="0" t="0" r="317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01" r="3019" b="12537"/>
                        <a:stretch/>
                      </pic:blipFill>
                      <pic:spPr bwMode="auto">
                        <a:xfrm>
                          <a:off x="0" y="0"/>
                          <a:ext cx="5219964" cy="953055"/>
                        </a:xfrm>
                        <a:prstGeom prst="rect">
                          <a:avLst/>
                        </a:prstGeom>
                        <a:noFill/>
                        <a:ln>
                          <a:noFill/>
                        </a:ln>
                        <a:extLst>
                          <a:ext uri="{53640926-AAD7-44D8-BBD7-CCE9431645EC}">
                            <a14:shadowObscured xmlns:a14="http://schemas.microsoft.com/office/drawing/2010/main"/>
                          </a:ext>
                        </a:extLst>
                      </pic:spPr>
                    </pic:pic>
                  </a:graphicData>
                </a:graphic>
              </wp:inline>
            </w:drawing>
          </w:r>
        </w:p>
        <w:p w14:paraId="29B755B2" w14:textId="468066C3" w:rsidR="001251B1" w:rsidRPr="00AE7B99" w:rsidRDefault="001251B1" w:rsidP="000947BB">
          <w:pPr>
            <w:jc w:val="center"/>
            <w:rPr>
              <w:rFonts w:ascii="Times New Roman" w:hAnsi="Times New Roman" w:cs="Times New Roman"/>
              <w:sz w:val="24"/>
              <w:szCs w:val="24"/>
            </w:rPr>
          </w:pPr>
          <w:r w:rsidRPr="005B5AD2">
            <w:rPr>
              <w:rFonts w:ascii="Times New Roman" w:hAnsi="Times New Roman" w:cs="Times New Roman"/>
              <w:b/>
              <w:bCs/>
              <w:sz w:val="24"/>
              <w:szCs w:val="28"/>
            </w:rPr>
            <w:t>Figur</w:t>
          </w:r>
          <w:r w:rsidR="00A20A88">
            <w:rPr>
              <w:rFonts w:ascii="Times New Roman" w:hAnsi="Times New Roman" w:cs="Times New Roman"/>
              <w:b/>
              <w:bCs/>
              <w:sz w:val="24"/>
              <w:szCs w:val="28"/>
            </w:rPr>
            <w:t>e 5.19</w:t>
          </w:r>
          <w:r w:rsidR="00AE7B99">
            <w:rPr>
              <w:rFonts w:ascii="Times New Roman" w:hAnsi="Times New Roman" w:cs="Times New Roman"/>
              <w:b/>
              <w:sz w:val="24"/>
              <w:szCs w:val="28"/>
            </w:rPr>
            <w:t>:</w:t>
          </w:r>
          <w:r w:rsidRPr="005B5AD2">
            <w:rPr>
              <w:rFonts w:ascii="Times New Roman" w:hAnsi="Times New Roman" w:cs="Times New Roman"/>
              <w:b/>
              <w:bCs/>
              <w:sz w:val="24"/>
              <w:szCs w:val="28"/>
            </w:rPr>
            <w:t xml:space="preserve"> </w:t>
          </w:r>
          <w:r w:rsidRPr="00AE7B99">
            <w:rPr>
              <w:rFonts w:ascii="Times New Roman" w:hAnsi="Times New Roman" w:cs="Times New Roman"/>
              <w:sz w:val="24"/>
              <w:szCs w:val="24"/>
            </w:rPr>
            <w:t>Running the malware adds a file to public documents</w:t>
          </w:r>
        </w:p>
        <w:p w14:paraId="795F47BB" w14:textId="77777777" w:rsidR="00AA1E25" w:rsidRPr="00196FE2" w:rsidRDefault="00AA1E25" w:rsidP="000947BB">
          <w:pPr>
            <w:jc w:val="both"/>
            <w:rPr>
              <w:rFonts w:ascii="Times New Roman" w:hAnsi="Times New Roman" w:cs="Times New Roman"/>
              <w:b/>
              <w:sz w:val="28"/>
              <w:szCs w:val="28"/>
            </w:rPr>
          </w:pPr>
        </w:p>
        <w:p w14:paraId="574FC85E" w14:textId="77777777" w:rsidR="00FE7B17" w:rsidRPr="005B5AD2" w:rsidRDefault="00FE7B17" w:rsidP="000947BB">
          <w:pPr>
            <w:jc w:val="both"/>
            <w:rPr>
              <w:rFonts w:ascii="Times New Roman" w:hAnsi="Times New Roman" w:cs="Times New Roman"/>
              <w:b/>
              <w:sz w:val="28"/>
              <w:szCs w:val="28"/>
            </w:rPr>
          </w:pPr>
          <w:r w:rsidRPr="005B5AD2">
            <w:rPr>
              <w:rFonts w:ascii="Times New Roman" w:hAnsi="Times New Roman" w:cs="Times New Roman"/>
              <w:b/>
              <w:sz w:val="28"/>
              <w:szCs w:val="28"/>
            </w:rPr>
            <w:t>Process flow of current malware sample</w:t>
          </w:r>
        </w:p>
        <w:p w14:paraId="2AC6ACAB" w14:textId="77777777" w:rsidR="00FE7B17" w:rsidRPr="00E169A8" w:rsidRDefault="00FE7B17" w:rsidP="000947BB">
          <w:pPr>
            <w:pStyle w:val="ListParagraph"/>
            <w:numPr>
              <w:ilvl w:val="0"/>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If URL exists:</w:t>
          </w:r>
        </w:p>
        <w:p w14:paraId="22DAF2E4" w14:textId="77777777" w:rsidR="00FE7B17" w:rsidRPr="00E169A8" w:rsidRDefault="00FE7B17" w:rsidP="000947BB">
          <w:pPr>
            <w:pStyle w:val="ListParagraph"/>
            <w:numPr>
              <w:ilvl w:val="1"/>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Download file (favicon.ico)</w:t>
          </w:r>
        </w:p>
        <w:p w14:paraId="44A4D557" w14:textId="77777777" w:rsidR="00FE7B17" w:rsidRPr="00E169A8" w:rsidRDefault="661F2C36" w:rsidP="000947BB">
          <w:pPr>
            <w:pStyle w:val="ListParagraph"/>
            <w:numPr>
              <w:ilvl w:val="1"/>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Writes to disk (CR433101.dat.exe)</w:t>
          </w:r>
        </w:p>
        <w:p w14:paraId="02995382" w14:textId="77777777" w:rsidR="00FE7B17" w:rsidRPr="00E169A8" w:rsidRDefault="661F2C36" w:rsidP="000947BB">
          <w:pPr>
            <w:pStyle w:val="ListParagraph"/>
            <w:numPr>
              <w:ilvl w:val="1"/>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 xml:space="preserve">Run favicon.ico (CR433101.dat.exe) </w:t>
          </w:r>
        </w:p>
        <w:p w14:paraId="4F256117" w14:textId="77777777" w:rsidR="00FE7B17" w:rsidRPr="00E169A8" w:rsidRDefault="00FE7B17" w:rsidP="000947BB">
          <w:pPr>
            <w:pStyle w:val="ListParagraph"/>
            <w:numPr>
              <w:ilvl w:val="0"/>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If URL does not exist:</w:t>
          </w:r>
        </w:p>
        <w:p w14:paraId="680A9868" w14:textId="77777777" w:rsidR="00FE7B17" w:rsidRPr="00E169A8" w:rsidRDefault="00FE7B17" w:rsidP="000947BB">
          <w:pPr>
            <w:pStyle w:val="ListParagraph"/>
            <w:numPr>
              <w:ilvl w:val="1"/>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Delete from disk</w:t>
          </w:r>
        </w:p>
        <w:p w14:paraId="7985B195" w14:textId="77777777" w:rsidR="00FE7B17" w:rsidRPr="00E169A8" w:rsidRDefault="00FE7B17" w:rsidP="000947BB">
          <w:pPr>
            <w:pStyle w:val="ListParagraph"/>
            <w:numPr>
              <w:ilvl w:val="1"/>
              <w:numId w:val="6"/>
            </w:numPr>
            <w:spacing w:after="80"/>
            <w:jc w:val="both"/>
            <w:rPr>
              <w:rFonts w:ascii="Times New Roman" w:hAnsi="Times New Roman" w:cs="Times New Roman"/>
              <w:sz w:val="24"/>
              <w:szCs w:val="24"/>
            </w:rPr>
          </w:pPr>
          <w:r w:rsidRPr="00E169A8">
            <w:rPr>
              <w:rFonts w:ascii="Times New Roman" w:hAnsi="Times New Roman" w:cs="Times New Roman"/>
              <w:sz w:val="24"/>
              <w:szCs w:val="24"/>
            </w:rPr>
            <w:t>Do not run</w:t>
          </w:r>
        </w:p>
        <w:p w14:paraId="19EABB67" w14:textId="5007DABB" w:rsidR="00FE7B17" w:rsidRPr="00274DCF" w:rsidRDefault="00FE7B17" w:rsidP="000947BB">
          <w:pPr>
            <w:rPr>
              <w:sz w:val="24"/>
              <w:szCs w:val="24"/>
            </w:rPr>
          </w:pPr>
          <w:r w:rsidRPr="00E169A8">
            <w:rPr>
              <w:sz w:val="24"/>
              <w:szCs w:val="24"/>
            </w:rPr>
            <w:br w:type="page"/>
          </w:r>
        </w:p>
        <w:p w14:paraId="5D2429C2" w14:textId="77777777" w:rsidR="00FE7B17" w:rsidRPr="001966A3" w:rsidRDefault="00FE7B17" w:rsidP="000947BB">
          <w:pPr>
            <w:jc w:val="center"/>
            <w:rPr>
              <w:rFonts w:ascii="Times New Roman" w:hAnsi="Times New Roman" w:cs="Times New Roman"/>
              <w:b/>
              <w:sz w:val="28"/>
              <w:szCs w:val="28"/>
            </w:rPr>
          </w:pPr>
          <w:r w:rsidRPr="001966A3">
            <w:rPr>
              <w:rFonts w:ascii="Times New Roman" w:hAnsi="Times New Roman" w:cs="Times New Roman"/>
              <w:b/>
              <w:sz w:val="28"/>
              <w:szCs w:val="28"/>
            </w:rPr>
            <w:lastRenderedPageBreak/>
            <w:t>CHAPTER-6:</w:t>
          </w:r>
        </w:p>
        <w:p w14:paraId="4F62D6AC" w14:textId="77777777" w:rsidR="00FE7B17" w:rsidRPr="006D7172" w:rsidRDefault="00FE7B17" w:rsidP="000947BB">
          <w:pPr>
            <w:jc w:val="center"/>
            <w:rPr>
              <w:rFonts w:ascii="Times New Roman" w:hAnsi="Times New Roman" w:cs="Times New Roman"/>
              <w:b/>
              <w:sz w:val="2"/>
              <w:szCs w:val="28"/>
            </w:rPr>
          </w:pPr>
        </w:p>
        <w:p w14:paraId="1DD268E4" w14:textId="77777777" w:rsidR="00FE7B17" w:rsidRPr="001966A3" w:rsidRDefault="00FE7B17" w:rsidP="000947BB">
          <w:pPr>
            <w:jc w:val="center"/>
            <w:rPr>
              <w:rFonts w:ascii="Times New Roman" w:eastAsia="Times New Roman" w:hAnsi="Times New Roman" w:cs="Times New Roman"/>
              <w:b/>
              <w:sz w:val="28"/>
              <w:szCs w:val="28"/>
            </w:rPr>
          </w:pPr>
          <w:r w:rsidRPr="001966A3">
            <w:rPr>
              <w:rFonts w:ascii="Times New Roman" w:eastAsia="Times New Roman" w:hAnsi="Times New Roman" w:cs="Times New Roman"/>
              <w:b/>
              <w:sz w:val="28"/>
              <w:szCs w:val="28"/>
            </w:rPr>
            <w:t>PROJECT OUTCOME AND APPLICABILITY</w:t>
          </w:r>
        </w:p>
        <w:p w14:paraId="2C0EB597" w14:textId="77777777" w:rsidR="00FE7B17" w:rsidRPr="001966A3" w:rsidRDefault="00FE7B17" w:rsidP="000947BB">
          <w:pPr>
            <w:rPr>
              <w:rFonts w:ascii="Times New Roman" w:hAnsi="Times New Roman" w:cs="Times New Roman"/>
              <w:b/>
              <w:bCs/>
              <w:sz w:val="28"/>
              <w:szCs w:val="28"/>
            </w:rPr>
          </w:pPr>
        </w:p>
        <w:p w14:paraId="4B5935A0" w14:textId="36C4EB56" w:rsidR="00FE7B17" w:rsidRPr="001966A3" w:rsidRDefault="006132C6" w:rsidP="000947BB">
          <w:pPr>
            <w:rPr>
              <w:rFonts w:ascii="Times New Roman" w:hAnsi="Times New Roman" w:cs="Times New Roman"/>
              <w:b/>
              <w:bCs/>
              <w:sz w:val="24"/>
              <w:szCs w:val="28"/>
            </w:rPr>
          </w:pPr>
          <w:r w:rsidRPr="001966A3">
            <w:rPr>
              <w:rFonts w:ascii="Times New Roman" w:hAnsi="Times New Roman" w:cs="Times New Roman"/>
              <w:b/>
              <w:bCs/>
              <w:sz w:val="28"/>
              <w:szCs w:val="28"/>
            </w:rPr>
            <w:t xml:space="preserve">6.1 </w:t>
          </w:r>
          <w:r w:rsidR="008D3E5C" w:rsidRPr="001966A3">
            <w:rPr>
              <w:rFonts w:ascii="Times New Roman" w:hAnsi="Times New Roman" w:cs="Times New Roman"/>
              <w:b/>
              <w:bCs/>
              <w:sz w:val="28"/>
              <w:szCs w:val="28"/>
            </w:rPr>
            <w:t>PROJECT OUTCOME</w:t>
          </w:r>
        </w:p>
        <w:p w14:paraId="7728CF39" w14:textId="3CA058B1" w:rsidR="008F30B7" w:rsidRPr="001966A3" w:rsidRDefault="00C05A6A"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1966A3">
            <w:rPr>
              <w:rFonts w:ascii="Times New Roman" w:hAnsi="Times New Roman" w:cs="Times New Roman"/>
              <w:sz w:val="24"/>
              <w:szCs w:val="28"/>
            </w:rPr>
            <w:t>In this chapter, we present the outcomes and significance of our malware analysis project. The project's findings, impact assessment, threat intelligence, and mitigation strategies are discussed to provide a comprehensive overview of the analysis results.</w:t>
          </w:r>
        </w:p>
        <w:p w14:paraId="7F7D547C" w14:textId="77777777" w:rsidR="00FE7B17" w:rsidRPr="001966A3" w:rsidRDefault="00FE7B17" w:rsidP="000947BB">
          <w:pPr>
            <w:rPr>
              <w:rFonts w:ascii="Times New Roman" w:hAnsi="Times New Roman" w:cs="Times New Roman"/>
              <w:b/>
              <w:bCs/>
              <w:sz w:val="28"/>
              <w:szCs w:val="28"/>
            </w:rPr>
          </w:pPr>
          <w:r w:rsidRPr="001966A3">
            <w:rPr>
              <w:rFonts w:ascii="Times New Roman" w:hAnsi="Times New Roman" w:cs="Times New Roman"/>
              <w:b/>
              <w:bCs/>
              <w:sz w:val="28"/>
              <w:szCs w:val="28"/>
            </w:rPr>
            <w:t>Analysis Results</w:t>
          </w:r>
        </w:p>
        <w:p w14:paraId="718E8434" w14:textId="1092F436" w:rsidR="00FE7B17" w:rsidRPr="001966A3" w:rsidRDefault="008F30B7" w:rsidP="000947BB">
          <w:pPr>
            <w:numPr>
              <w:ilvl w:val="0"/>
              <w:numId w:val="24"/>
            </w:numPr>
            <w:jc w:val="both"/>
            <w:rPr>
              <w:rFonts w:ascii="Times New Roman" w:hAnsi="Times New Roman" w:cs="Times New Roman"/>
              <w:sz w:val="24"/>
              <w:szCs w:val="28"/>
            </w:rPr>
          </w:pPr>
          <w:r w:rsidRPr="001966A3">
            <w:rPr>
              <w:rFonts w:ascii="Times New Roman" w:hAnsi="Times New Roman" w:cs="Times New Roman"/>
              <w:b/>
              <w:bCs/>
              <w:sz w:val="24"/>
              <w:szCs w:val="28"/>
            </w:rPr>
            <w:t>Characteristics of a malware</w:t>
          </w:r>
          <w:r w:rsidR="00FE7B17" w:rsidRPr="001966A3">
            <w:rPr>
              <w:rFonts w:ascii="Times New Roman" w:hAnsi="Times New Roman" w:cs="Times New Roman"/>
              <w:sz w:val="24"/>
              <w:szCs w:val="28"/>
            </w:rPr>
            <w:t xml:space="preserve">: We identified the key characteristics of the </w:t>
          </w:r>
          <w:r w:rsidR="00E169A8" w:rsidRPr="001966A3">
            <w:rPr>
              <w:rFonts w:ascii="Times New Roman" w:hAnsi="Times New Roman" w:cs="Times New Roman"/>
              <w:sz w:val="24"/>
              <w:szCs w:val="28"/>
            </w:rPr>
            <w:t>analysed</w:t>
          </w:r>
          <w:r w:rsidR="00FE7B17" w:rsidRPr="001966A3">
            <w:rPr>
              <w:rFonts w:ascii="Times New Roman" w:hAnsi="Times New Roman" w:cs="Times New Roman"/>
              <w:sz w:val="24"/>
              <w:szCs w:val="28"/>
            </w:rPr>
            <w:t xml:space="preserve"> malware, including its code structure, obfuscation techniques, and persistence mechanisms.</w:t>
          </w:r>
        </w:p>
        <w:p w14:paraId="0372A53F" w14:textId="575DEA73" w:rsidR="00FE7B17" w:rsidRPr="001966A3" w:rsidRDefault="00FE7B17" w:rsidP="000947BB">
          <w:pPr>
            <w:numPr>
              <w:ilvl w:val="0"/>
              <w:numId w:val="24"/>
            </w:numPr>
            <w:jc w:val="both"/>
            <w:rPr>
              <w:rFonts w:ascii="Times New Roman" w:hAnsi="Times New Roman" w:cs="Times New Roman"/>
              <w:sz w:val="24"/>
              <w:szCs w:val="28"/>
            </w:rPr>
          </w:pPr>
          <w:r w:rsidRPr="001966A3">
            <w:rPr>
              <w:rFonts w:ascii="Times New Roman" w:hAnsi="Times New Roman" w:cs="Times New Roman"/>
              <w:b/>
              <w:bCs/>
              <w:sz w:val="24"/>
              <w:szCs w:val="28"/>
            </w:rPr>
            <w:t>Classification</w:t>
          </w:r>
          <w:r w:rsidRPr="001966A3">
            <w:rPr>
              <w:rFonts w:ascii="Times New Roman" w:hAnsi="Times New Roman" w:cs="Times New Roman"/>
              <w:sz w:val="24"/>
              <w:szCs w:val="28"/>
            </w:rPr>
            <w:t>: The malware was classified as a variant of a known threat family, providing valuable context for its behaviour and potential impact.</w:t>
          </w:r>
        </w:p>
        <w:p w14:paraId="603A1A28" w14:textId="6C4AD968" w:rsidR="00FE7B17" w:rsidRPr="001966A3" w:rsidRDefault="00D966D5" w:rsidP="000947BB">
          <w:pPr>
            <w:numPr>
              <w:ilvl w:val="0"/>
              <w:numId w:val="24"/>
            </w:numPr>
            <w:jc w:val="both"/>
            <w:rPr>
              <w:rFonts w:ascii="Times New Roman" w:hAnsi="Times New Roman" w:cs="Times New Roman"/>
              <w:sz w:val="24"/>
              <w:szCs w:val="28"/>
            </w:rPr>
          </w:pPr>
          <w:r w:rsidRPr="001966A3">
            <w:rPr>
              <w:rFonts w:ascii="Times New Roman" w:hAnsi="Times New Roman" w:cs="Times New Roman"/>
              <w:b/>
              <w:bCs/>
              <w:sz w:val="24"/>
              <w:szCs w:val="28"/>
            </w:rPr>
            <w:t>Behaviour</w:t>
          </w:r>
          <w:r w:rsidR="00FE7B17" w:rsidRPr="001966A3">
            <w:rPr>
              <w:rFonts w:ascii="Times New Roman" w:hAnsi="Times New Roman" w:cs="Times New Roman"/>
              <w:b/>
              <w:bCs/>
              <w:sz w:val="24"/>
              <w:szCs w:val="28"/>
            </w:rPr>
            <w:t xml:space="preserve"> and Capabilities</w:t>
          </w:r>
          <w:r w:rsidR="00FE7B17" w:rsidRPr="001966A3">
            <w:rPr>
              <w:rFonts w:ascii="Times New Roman" w:hAnsi="Times New Roman" w:cs="Times New Roman"/>
              <w:sz w:val="24"/>
              <w:szCs w:val="28"/>
            </w:rPr>
            <w:t>: Through dynamic analysis, we observed the malware's behaviour, including its attempts to communicate with external servers, its evasion tactics, and its ability to propagate through the network.</w:t>
          </w:r>
        </w:p>
        <w:p w14:paraId="300A5A2E" w14:textId="77777777" w:rsidR="00FE7B17" w:rsidRPr="001966A3" w:rsidRDefault="00FE7B17" w:rsidP="000947BB">
          <w:pPr>
            <w:ind w:left="720"/>
            <w:rPr>
              <w:rFonts w:ascii="Times New Roman" w:hAnsi="Times New Roman" w:cs="Times New Roman"/>
              <w:sz w:val="24"/>
              <w:szCs w:val="28"/>
            </w:rPr>
          </w:pPr>
        </w:p>
        <w:p w14:paraId="183274E6" w14:textId="77777777" w:rsidR="00FE7B17" w:rsidRPr="001966A3" w:rsidRDefault="00FE7B17" w:rsidP="000947BB">
          <w:pPr>
            <w:rPr>
              <w:rFonts w:ascii="Times New Roman" w:hAnsi="Times New Roman" w:cs="Times New Roman"/>
              <w:b/>
              <w:bCs/>
              <w:sz w:val="24"/>
              <w:szCs w:val="28"/>
            </w:rPr>
          </w:pPr>
          <w:r w:rsidRPr="001966A3">
            <w:rPr>
              <w:rFonts w:ascii="Times New Roman" w:hAnsi="Times New Roman" w:cs="Times New Roman"/>
              <w:b/>
              <w:bCs/>
              <w:sz w:val="24"/>
              <w:szCs w:val="28"/>
            </w:rPr>
            <w:t>Impact Assessment</w:t>
          </w:r>
        </w:p>
        <w:p w14:paraId="62BB5B64" w14:textId="01389F53" w:rsidR="00FE7B17" w:rsidRPr="001966A3" w:rsidRDefault="00C05A6A"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1966A3">
            <w:rPr>
              <w:rFonts w:ascii="Times New Roman" w:hAnsi="Times New Roman" w:cs="Times New Roman"/>
              <w:sz w:val="24"/>
              <w:szCs w:val="28"/>
            </w:rPr>
            <w:t xml:space="preserve">Our assessment of the malware's impact revealed its potential threat level. The malware exhibited the capability to leak sensitive data, making it a significant concern for data security. Additionally, its evasive techniques could potentially bypass conventional security measures, necessitating proactive </w:t>
          </w:r>
          <w:r w:rsidR="00E169A8" w:rsidRPr="001966A3">
            <w:rPr>
              <w:rFonts w:ascii="Times New Roman" w:hAnsi="Times New Roman" w:cs="Times New Roman"/>
              <w:sz w:val="24"/>
              <w:szCs w:val="28"/>
            </w:rPr>
            <w:t>defences</w:t>
          </w:r>
          <w:r w:rsidR="00FE7B17" w:rsidRPr="001966A3">
            <w:rPr>
              <w:rFonts w:ascii="Times New Roman" w:hAnsi="Times New Roman" w:cs="Times New Roman"/>
              <w:sz w:val="24"/>
              <w:szCs w:val="28"/>
            </w:rPr>
            <w:t>.</w:t>
          </w:r>
        </w:p>
        <w:p w14:paraId="48AE023D" w14:textId="77777777" w:rsidR="00FE7B17" w:rsidRPr="001966A3" w:rsidRDefault="00FE7B17" w:rsidP="000947BB">
          <w:pPr>
            <w:rPr>
              <w:rFonts w:ascii="Times New Roman" w:hAnsi="Times New Roman" w:cs="Times New Roman"/>
              <w:sz w:val="24"/>
              <w:szCs w:val="28"/>
            </w:rPr>
          </w:pPr>
        </w:p>
        <w:p w14:paraId="5698C21D" w14:textId="77777777" w:rsidR="00FE7B17" w:rsidRPr="001966A3" w:rsidRDefault="00FE7B17" w:rsidP="000947BB">
          <w:pPr>
            <w:rPr>
              <w:rFonts w:ascii="Times New Roman" w:hAnsi="Times New Roman" w:cs="Times New Roman"/>
              <w:b/>
              <w:bCs/>
              <w:sz w:val="24"/>
              <w:szCs w:val="28"/>
            </w:rPr>
          </w:pPr>
          <w:r w:rsidRPr="001966A3">
            <w:rPr>
              <w:rFonts w:ascii="Times New Roman" w:hAnsi="Times New Roman" w:cs="Times New Roman"/>
              <w:b/>
              <w:bCs/>
              <w:sz w:val="24"/>
              <w:szCs w:val="28"/>
            </w:rPr>
            <w:t>Threat Intelligence</w:t>
          </w:r>
        </w:p>
        <w:p w14:paraId="3D5BB837" w14:textId="319CF835" w:rsidR="00FE7B17" w:rsidRPr="001966A3" w:rsidRDefault="00C05A6A" w:rsidP="000947BB">
          <w:pPr>
            <w:jc w:val="both"/>
            <w:rPr>
              <w:rFonts w:ascii="Times New Roman" w:hAnsi="Times New Roman" w:cs="Times New Roman"/>
              <w:sz w:val="24"/>
              <w:szCs w:val="28"/>
            </w:rPr>
          </w:pPr>
          <w:r>
            <w:rPr>
              <w:rFonts w:ascii="Times New Roman" w:hAnsi="Times New Roman" w:cs="Times New Roman"/>
              <w:sz w:val="24"/>
              <w:szCs w:val="28"/>
            </w:rPr>
            <w:t xml:space="preserve">     T</w:t>
          </w:r>
          <w:r w:rsidR="661F2C36" w:rsidRPr="001966A3">
            <w:rPr>
              <w:rFonts w:ascii="Times New Roman" w:hAnsi="Times New Roman" w:cs="Times New Roman"/>
              <w:sz w:val="24"/>
              <w:szCs w:val="28"/>
            </w:rPr>
            <w:t>he analysis provided valuable threat intelligence in the form of indicators of compromise (IOCs) and behavioural patterns. These IOCs can be integrated into security systems to enhance threat detection and response capabilities</w:t>
          </w:r>
        </w:p>
        <w:p w14:paraId="02B6DC1E" w14:textId="77777777" w:rsidR="00FE7B17" w:rsidRPr="001966A3" w:rsidRDefault="00FE7B17" w:rsidP="000947BB">
          <w:pPr>
            <w:rPr>
              <w:rFonts w:ascii="Times New Roman" w:hAnsi="Times New Roman" w:cs="Times New Roman"/>
              <w:b/>
              <w:bCs/>
              <w:sz w:val="24"/>
              <w:szCs w:val="28"/>
            </w:rPr>
          </w:pPr>
          <w:r w:rsidRPr="001966A3">
            <w:rPr>
              <w:rFonts w:ascii="Times New Roman" w:hAnsi="Times New Roman" w:cs="Times New Roman"/>
              <w:b/>
              <w:bCs/>
              <w:sz w:val="24"/>
              <w:szCs w:val="28"/>
            </w:rPr>
            <w:t>Mitigation Strategies</w:t>
          </w:r>
        </w:p>
        <w:p w14:paraId="3C271EF9" w14:textId="77777777" w:rsidR="00FE7B17" w:rsidRPr="001966A3" w:rsidRDefault="00FE7B17" w:rsidP="000947BB">
          <w:pPr>
            <w:jc w:val="both"/>
            <w:rPr>
              <w:rFonts w:ascii="Times New Roman" w:hAnsi="Times New Roman" w:cs="Times New Roman"/>
              <w:sz w:val="24"/>
              <w:szCs w:val="28"/>
            </w:rPr>
          </w:pPr>
          <w:r w:rsidRPr="001966A3">
            <w:rPr>
              <w:rFonts w:ascii="Times New Roman" w:hAnsi="Times New Roman" w:cs="Times New Roman"/>
              <w:sz w:val="24"/>
              <w:szCs w:val="28"/>
            </w:rPr>
            <w:lastRenderedPageBreak/>
            <w:t>Based on our analysis results, we recommend the following mitigation strategies:</w:t>
          </w:r>
        </w:p>
        <w:p w14:paraId="43DC1984" w14:textId="5B5FBFE5" w:rsidR="00FE7B17" w:rsidRPr="001966A3" w:rsidRDefault="661F2C36" w:rsidP="000947BB">
          <w:pPr>
            <w:numPr>
              <w:ilvl w:val="0"/>
              <w:numId w:val="25"/>
            </w:numPr>
            <w:jc w:val="both"/>
            <w:rPr>
              <w:rFonts w:ascii="Times New Roman" w:hAnsi="Times New Roman" w:cs="Times New Roman"/>
              <w:sz w:val="24"/>
              <w:szCs w:val="28"/>
            </w:rPr>
          </w:pPr>
          <w:r w:rsidRPr="001966A3">
            <w:rPr>
              <w:rFonts w:ascii="Times New Roman" w:hAnsi="Times New Roman" w:cs="Times New Roman"/>
              <w:sz w:val="24"/>
              <w:szCs w:val="28"/>
            </w:rPr>
            <w:t>Update signatures and security software to detect and prevent the analysed malware.</w:t>
          </w:r>
        </w:p>
        <w:p w14:paraId="39A0CD65" w14:textId="77777777" w:rsidR="00FE7B17" w:rsidRPr="001966A3" w:rsidRDefault="00FE7B17" w:rsidP="000947BB">
          <w:pPr>
            <w:numPr>
              <w:ilvl w:val="0"/>
              <w:numId w:val="25"/>
            </w:numPr>
            <w:jc w:val="both"/>
            <w:rPr>
              <w:rFonts w:ascii="Times New Roman" w:hAnsi="Times New Roman" w:cs="Times New Roman"/>
              <w:sz w:val="24"/>
              <w:szCs w:val="28"/>
            </w:rPr>
          </w:pPr>
          <w:r w:rsidRPr="001966A3">
            <w:rPr>
              <w:rFonts w:ascii="Times New Roman" w:hAnsi="Times New Roman" w:cs="Times New Roman"/>
              <w:sz w:val="24"/>
              <w:szCs w:val="28"/>
            </w:rPr>
            <w:t>Patch vulnerabilities and perform system hardening to mitigate potential exploits.</w:t>
          </w:r>
        </w:p>
        <w:p w14:paraId="68F47288" w14:textId="77777777" w:rsidR="00FE7B17" w:rsidRPr="001966A3" w:rsidRDefault="00FE7B17" w:rsidP="000947BB">
          <w:pPr>
            <w:numPr>
              <w:ilvl w:val="0"/>
              <w:numId w:val="25"/>
            </w:numPr>
            <w:jc w:val="both"/>
            <w:rPr>
              <w:rFonts w:ascii="Times New Roman" w:hAnsi="Times New Roman" w:cs="Times New Roman"/>
              <w:sz w:val="24"/>
              <w:szCs w:val="28"/>
            </w:rPr>
          </w:pPr>
          <w:r w:rsidRPr="001966A3">
            <w:rPr>
              <w:rFonts w:ascii="Times New Roman" w:hAnsi="Times New Roman" w:cs="Times New Roman"/>
              <w:sz w:val="24"/>
              <w:szCs w:val="28"/>
            </w:rPr>
            <w:t>Enhance employee cybersecurity training to recognize and report suspicious activities.</w:t>
          </w:r>
        </w:p>
        <w:p w14:paraId="04DAB941" w14:textId="77777777" w:rsidR="00FE7B17" w:rsidRPr="001966A3" w:rsidRDefault="00FE7B17" w:rsidP="000947BB">
          <w:pPr>
            <w:ind w:left="720"/>
            <w:rPr>
              <w:rFonts w:ascii="Times New Roman" w:hAnsi="Times New Roman" w:cs="Times New Roman"/>
              <w:sz w:val="24"/>
              <w:szCs w:val="28"/>
            </w:rPr>
          </w:pPr>
        </w:p>
        <w:p w14:paraId="5601B107" w14:textId="7C42A6EB" w:rsidR="00FE7B17" w:rsidRPr="001966A3" w:rsidRDefault="006132C6" w:rsidP="000947BB">
          <w:pPr>
            <w:rPr>
              <w:rFonts w:ascii="Times New Roman" w:hAnsi="Times New Roman" w:cs="Times New Roman"/>
              <w:b/>
              <w:bCs/>
              <w:sz w:val="28"/>
              <w:szCs w:val="28"/>
            </w:rPr>
          </w:pPr>
          <w:r w:rsidRPr="001966A3">
            <w:rPr>
              <w:rFonts w:ascii="Times New Roman" w:hAnsi="Times New Roman" w:cs="Times New Roman"/>
              <w:b/>
              <w:bCs/>
              <w:sz w:val="28"/>
              <w:szCs w:val="28"/>
            </w:rPr>
            <w:t xml:space="preserve">6.2 </w:t>
          </w:r>
          <w:r w:rsidR="008D3E5C" w:rsidRPr="001966A3">
            <w:rPr>
              <w:rFonts w:ascii="Times New Roman" w:hAnsi="Times New Roman" w:cs="Times New Roman"/>
              <w:b/>
              <w:bCs/>
              <w:sz w:val="28"/>
              <w:szCs w:val="28"/>
            </w:rPr>
            <w:t>APPLICABILITY</w:t>
          </w:r>
        </w:p>
        <w:p w14:paraId="19F13F26" w14:textId="4EDD302D" w:rsidR="00FE7B17" w:rsidRPr="001966A3" w:rsidRDefault="00C05A6A" w:rsidP="000947BB">
          <w:pPr>
            <w:jc w:val="both"/>
            <w:rPr>
              <w:rFonts w:ascii="Times New Roman" w:hAnsi="Times New Roman" w:cs="Times New Roman"/>
              <w:sz w:val="24"/>
              <w:szCs w:val="28"/>
            </w:rPr>
          </w:pPr>
          <w:r>
            <w:rPr>
              <w:rFonts w:ascii="Times New Roman" w:hAnsi="Times New Roman" w:cs="Times New Roman"/>
              <w:sz w:val="24"/>
              <w:szCs w:val="28"/>
            </w:rPr>
            <w:t xml:space="preserve">    </w:t>
          </w:r>
          <w:r w:rsidR="00FE7B17" w:rsidRPr="001966A3">
            <w:rPr>
              <w:rFonts w:ascii="Times New Roman" w:hAnsi="Times New Roman" w:cs="Times New Roman"/>
              <w:sz w:val="24"/>
              <w:szCs w:val="28"/>
            </w:rPr>
            <w:t>In this section, we explore how the project outcomes can be applied in various contexts within the field of cybersecurity and threat management.</w:t>
          </w:r>
        </w:p>
        <w:p w14:paraId="571053F8" w14:textId="77777777" w:rsidR="00FE7B17" w:rsidRPr="001966A3" w:rsidRDefault="00FE7B17" w:rsidP="000947BB">
          <w:pPr>
            <w:rPr>
              <w:rFonts w:ascii="Times New Roman" w:hAnsi="Times New Roman" w:cs="Times New Roman"/>
              <w:b/>
              <w:bCs/>
              <w:sz w:val="24"/>
              <w:szCs w:val="28"/>
            </w:rPr>
          </w:pPr>
          <w:r w:rsidRPr="001966A3">
            <w:rPr>
              <w:rFonts w:ascii="Times New Roman" w:hAnsi="Times New Roman" w:cs="Times New Roman"/>
              <w:b/>
              <w:bCs/>
              <w:sz w:val="24"/>
              <w:szCs w:val="28"/>
            </w:rPr>
            <w:t>Practical Use Cases</w:t>
          </w:r>
        </w:p>
        <w:p w14:paraId="28722FA8" w14:textId="77777777" w:rsidR="00FE7B17" w:rsidRPr="001966A3" w:rsidRDefault="00FE7B17" w:rsidP="000947BB">
          <w:pPr>
            <w:jc w:val="both"/>
            <w:rPr>
              <w:rFonts w:ascii="Times New Roman" w:hAnsi="Times New Roman" w:cs="Times New Roman"/>
              <w:sz w:val="24"/>
              <w:szCs w:val="28"/>
            </w:rPr>
          </w:pPr>
          <w:r w:rsidRPr="001966A3">
            <w:rPr>
              <w:rFonts w:ascii="Times New Roman" w:hAnsi="Times New Roman" w:cs="Times New Roman"/>
              <w:sz w:val="24"/>
              <w:szCs w:val="28"/>
            </w:rPr>
            <w:t>The analysis findings have practical applications in the following scenarios:</w:t>
          </w:r>
        </w:p>
        <w:p w14:paraId="4883D6DC" w14:textId="77777777" w:rsidR="001F412D" w:rsidRPr="001966A3" w:rsidRDefault="001F412D" w:rsidP="000947BB">
          <w:pPr>
            <w:numPr>
              <w:ilvl w:val="0"/>
              <w:numId w:val="26"/>
            </w:numPr>
            <w:jc w:val="both"/>
            <w:rPr>
              <w:rFonts w:ascii="Times New Roman" w:hAnsi="Times New Roman" w:cs="Times New Roman"/>
              <w:bCs/>
              <w:sz w:val="24"/>
              <w:szCs w:val="28"/>
            </w:rPr>
          </w:pPr>
          <w:r w:rsidRPr="001966A3">
            <w:rPr>
              <w:rFonts w:ascii="Times New Roman" w:hAnsi="Times New Roman" w:cs="Times New Roman"/>
              <w:bCs/>
              <w:sz w:val="24"/>
              <w:szCs w:val="28"/>
            </w:rPr>
            <w:t>Incident Response: Our project findings are useful for incident response teams. When a similar malware attack occurs, they can use our insights to understand the threat quickly and take action to stop it before it causes significant damage.</w:t>
          </w:r>
        </w:p>
        <w:p w14:paraId="04D6802E" w14:textId="77777777" w:rsidR="001F412D" w:rsidRPr="001966A3" w:rsidRDefault="001F412D" w:rsidP="000947BB">
          <w:pPr>
            <w:numPr>
              <w:ilvl w:val="0"/>
              <w:numId w:val="26"/>
            </w:numPr>
            <w:jc w:val="both"/>
            <w:rPr>
              <w:rFonts w:ascii="Times New Roman" w:hAnsi="Times New Roman" w:cs="Times New Roman"/>
              <w:bCs/>
              <w:sz w:val="24"/>
              <w:szCs w:val="28"/>
            </w:rPr>
          </w:pPr>
          <w:r w:rsidRPr="001966A3">
            <w:rPr>
              <w:rFonts w:ascii="Times New Roman" w:hAnsi="Times New Roman" w:cs="Times New Roman"/>
              <w:bCs/>
              <w:sz w:val="24"/>
              <w:szCs w:val="28"/>
            </w:rPr>
            <w:t>Network Security: Organizations can apply our insights to improve their network security. By configuring their firewalls and intrusion detection systems based on our findings, they can better detect and block similar malware activities, reducing the risk of breaches.</w:t>
          </w:r>
        </w:p>
        <w:p w14:paraId="38B7870B" w14:textId="3400186A" w:rsidR="00FE7B17" w:rsidRPr="006D7172" w:rsidRDefault="00FE7B17" w:rsidP="000947BB">
          <w:pPr>
            <w:ind w:left="360"/>
            <w:rPr>
              <w:rFonts w:ascii="Times New Roman" w:hAnsi="Times New Roman" w:cs="Times New Roman"/>
              <w:sz w:val="28"/>
              <w:szCs w:val="28"/>
            </w:rPr>
          </w:pPr>
        </w:p>
        <w:p w14:paraId="73C48510" w14:textId="77777777" w:rsidR="00FE7B17" w:rsidRDefault="00FE7B17" w:rsidP="000947BB">
          <w:pPr>
            <w:rPr>
              <w:sz w:val="28"/>
              <w:szCs w:val="28"/>
            </w:rPr>
          </w:pPr>
        </w:p>
        <w:p w14:paraId="5531AF5F" w14:textId="77777777" w:rsidR="00FE7B17" w:rsidRPr="001966A3" w:rsidRDefault="00FE7B17" w:rsidP="000947BB">
          <w:pPr>
            <w:jc w:val="center"/>
            <w:rPr>
              <w:rFonts w:ascii="Times New Roman" w:hAnsi="Times New Roman" w:cs="Times New Roman"/>
              <w:b/>
              <w:sz w:val="28"/>
              <w:szCs w:val="28"/>
            </w:rPr>
          </w:pPr>
          <w:r>
            <w:rPr>
              <w:sz w:val="28"/>
              <w:szCs w:val="28"/>
            </w:rPr>
            <w:br w:type="page"/>
          </w:r>
          <w:bookmarkStart w:id="10" w:name="_Toc147414678"/>
          <w:r w:rsidRPr="001966A3">
            <w:rPr>
              <w:rFonts w:ascii="Times New Roman" w:hAnsi="Times New Roman" w:cs="Times New Roman"/>
              <w:b/>
              <w:sz w:val="28"/>
              <w:szCs w:val="28"/>
            </w:rPr>
            <w:lastRenderedPageBreak/>
            <w:t>CHAPTER-7:</w:t>
          </w:r>
        </w:p>
        <w:p w14:paraId="6E21B363" w14:textId="77777777" w:rsidR="00FE7B17" w:rsidRPr="006D7172" w:rsidRDefault="00FE7B17" w:rsidP="000947BB">
          <w:pPr>
            <w:jc w:val="center"/>
            <w:rPr>
              <w:rFonts w:ascii="Times New Roman" w:hAnsi="Times New Roman" w:cs="Times New Roman"/>
              <w:b/>
              <w:sz w:val="2"/>
              <w:szCs w:val="28"/>
            </w:rPr>
          </w:pPr>
        </w:p>
        <w:p w14:paraId="1DEBE20A" w14:textId="77777777" w:rsidR="00FE7B17" w:rsidRPr="001966A3" w:rsidRDefault="00FE7B17" w:rsidP="000947BB">
          <w:pPr>
            <w:jc w:val="center"/>
            <w:rPr>
              <w:rFonts w:ascii="Times New Roman" w:eastAsia="Times New Roman" w:hAnsi="Times New Roman" w:cs="Times New Roman"/>
              <w:b/>
              <w:sz w:val="28"/>
              <w:szCs w:val="28"/>
            </w:rPr>
          </w:pPr>
          <w:r w:rsidRPr="001966A3">
            <w:rPr>
              <w:rFonts w:ascii="Times New Roman" w:eastAsia="Times New Roman" w:hAnsi="Times New Roman" w:cs="Times New Roman"/>
              <w:b/>
              <w:sz w:val="28"/>
              <w:szCs w:val="28"/>
            </w:rPr>
            <w:t>CONCLUSION</w:t>
          </w:r>
        </w:p>
        <w:p w14:paraId="7D4B63E2" w14:textId="77777777" w:rsidR="00FE7B17" w:rsidRPr="001966A3" w:rsidRDefault="00FE7B17" w:rsidP="000947BB">
          <w:pPr>
            <w:jc w:val="center"/>
            <w:rPr>
              <w:rFonts w:ascii="Times New Roman" w:eastAsia="Times New Roman" w:hAnsi="Times New Roman" w:cs="Times New Roman"/>
              <w:b/>
              <w:sz w:val="6"/>
              <w:szCs w:val="28"/>
            </w:rPr>
          </w:pPr>
        </w:p>
        <w:p w14:paraId="5043D587" w14:textId="42AD6A68" w:rsidR="00FE7B17" w:rsidRPr="001966A3" w:rsidRDefault="006132C6" w:rsidP="000947BB">
          <w:pPr>
            <w:rPr>
              <w:rFonts w:ascii="Times New Roman" w:eastAsia="Times New Roman" w:hAnsi="Times New Roman" w:cs="Times New Roman"/>
              <w:b/>
              <w:sz w:val="24"/>
              <w:szCs w:val="28"/>
            </w:rPr>
          </w:pPr>
          <w:r w:rsidRPr="001966A3">
            <w:rPr>
              <w:rFonts w:ascii="Times New Roman" w:eastAsia="Times New Roman" w:hAnsi="Times New Roman" w:cs="Times New Roman"/>
              <w:b/>
              <w:sz w:val="24"/>
              <w:szCs w:val="28"/>
            </w:rPr>
            <w:t xml:space="preserve">7.1 </w:t>
          </w:r>
          <w:r w:rsidR="008D3E5C" w:rsidRPr="001966A3">
            <w:rPr>
              <w:rFonts w:ascii="Times New Roman" w:eastAsia="Times New Roman" w:hAnsi="Times New Roman" w:cs="Times New Roman"/>
              <w:b/>
              <w:sz w:val="28"/>
              <w:szCs w:val="28"/>
            </w:rPr>
            <w:t>CONCLUSION</w:t>
          </w:r>
        </w:p>
        <w:p w14:paraId="556382C5" w14:textId="068D0028" w:rsidR="00FE7B17" w:rsidRPr="001966A3" w:rsidRDefault="00C05A6A" w:rsidP="000947BB">
          <w:pPr>
            <w:jc w:val="both"/>
            <w:rPr>
              <w:rFonts w:ascii="Times New Roman" w:eastAsia="Times New Roman" w:hAnsi="Times New Roman" w:cs="Times New Roman"/>
              <w:bCs/>
              <w:sz w:val="24"/>
              <w:szCs w:val="28"/>
            </w:rPr>
          </w:pPr>
          <w:r>
            <w:rPr>
              <w:rFonts w:ascii="Times New Roman" w:eastAsia="Times New Roman" w:hAnsi="Times New Roman" w:cs="Times New Roman"/>
              <w:bCs/>
              <w:sz w:val="24"/>
              <w:szCs w:val="28"/>
            </w:rPr>
            <w:t xml:space="preserve">    </w:t>
          </w:r>
          <w:r w:rsidR="00FE7B17" w:rsidRPr="001966A3">
            <w:rPr>
              <w:rFonts w:ascii="Times New Roman" w:eastAsia="Times New Roman" w:hAnsi="Times New Roman" w:cs="Times New Roman"/>
              <w:bCs/>
              <w:sz w:val="24"/>
              <w:szCs w:val="28"/>
            </w:rPr>
            <w:t xml:space="preserve">In this final chapter, we reflect on our malware analysis project and draw key conclusions. </w:t>
          </w:r>
          <w:r w:rsidR="001F412D" w:rsidRPr="001966A3">
            <w:rPr>
              <w:rFonts w:ascii="Times New Roman" w:eastAsia="Times New Roman" w:hAnsi="Times New Roman" w:cs="Times New Roman"/>
              <w:bCs/>
              <w:sz w:val="24"/>
              <w:szCs w:val="28"/>
            </w:rPr>
            <w:t>Su</w:t>
          </w:r>
          <w:r w:rsidR="00FE7B17" w:rsidRPr="001966A3">
            <w:rPr>
              <w:rFonts w:ascii="Times New Roman" w:eastAsia="Times New Roman" w:hAnsi="Times New Roman" w:cs="Times New Roman"/>
              <w:bCs/>
              <w:sz w:val="24"/>
              <w:szCs w:val="28"/>
            </w:rPr>
            <w:t>mmariz</w:t>
          </w:r>
          <w:r w:rsidR="001F412D" w:rsidRPr="001966A3">
            <w:rPr>
              <w:rFonts w:ascii="Times New Roman" w:eastAsia="Times New Roman" w:hAnsi="Times New Roman" w:cs="Times New Roman"/>
              <w:bCs/>
              <w:sz w:val="24"/>
              <w:szCs w:val="28"/>
            </w:rPr>
            <w:t>ing</w:t>
          </w:r>
          <w:r w:rsidR="00FE7B17" w:rsidRPr="001966A3">
            <w:rPr>
              <w:rFonts w:ascii="Times New Roman" w:eastAsia="Times New Roman" w:hAnsi="Times New Roman" w:cs="Times New Roman"/>
              <w:bCs/>
              <w:sz w:val="24"/>
              <w:szCs w:val="28"/>
            </w:rPr>
            <w:t xml:space="preserve"> the project's objectives, methodologies and outcomes. Additionally, we discuss the broader context of malware analysis and its significance in the future for evolving cyber threats.</w:t>
          </w:r>
        </w:p>
        <w:p w14:paraId="659C9A87" w14:textId="77777777" w:rsidR="00FE7B17" w:rsidRPr="001966A3" w:rsidRDefault="00FE7B17" w:rsidP="000947BB">
          <w:pPr>
            <w:rPr>
              <w:rFonts w:ascii="Times New Roman" w:eastAsia="Times New Roman" w:hAnsi="Times New Roman" w:cs="Times New Roman"/>
              <w:bCs/>
              <w:sz w:val="24"/>
              <w:szCs w:val="28"/>
            </w:rPr>
          </w:pPr>
        </w:p>
        <w:p w14:paraId="43E11A83" w14:textId="0045538F" w:rsidR="00FE7B17" w:rsidRPr="001966A3" w:rsidRDefault="00FE7B17" w:rsidP="000947BB">
          <w:pPr>
            <w:rPr>
              <w:rFonts w:ascii="Times New Roman" w:eastAsia="Times New Roman" w:hAnsi="Times New Roman" w:cs="Times New Roman"/>
              <w:b/>
              <w:bCs/>
              <w:sz w:val="24"/>
              <w:szCs w:val="28"/>
            </w:rPr>
          </w:pPr>
          <w:r w:rsidRPr="001966A3">
            <w:rPr>
              <w:rFonts w:ascii="Times New Roman" w:eastAsia="Times New Roman" w:hAnsi="Times New Roman" w:cs="Times New Roman"/>
              <w:b/>
              <w:bCs/>
              <w:sz w:val="28"/>
              <w:szCs w:val="28"/>
            </w:rPr>
            <w:t>Project Recap</w:t>
          </w:r>
        </w:p>
        <w:p w14:paraId="2C462DAD" w14:textId="14377345" w:rsidR="00FE7B17" w:rsidRPr="001966A3" w:rsidRDefault="661F2C36" w:rsidP="000947BB">
          <w:pPr>
            <w:numPr>
              <w:ilvl w:val="0"/>
              <w:numId w:val="27"/>
            </w:numPr>
            <w:jc w:val="both"/>
            <w:rPr>
              <w:rFonts w:ascii="Times New Roman" w:eastAsia="Times New Roman" w:hAnsi="Times New Roman" w:cs="Times New Roman"/>
              <w:sz w:val="24"/>
              <w:szCs w:val="28"/>
            </w:rPr>
          </w:pPr>
          <w:r w:rsidRPr="001966A3">
            <w:rPr>
              <w:rFonts w:ascii="Times New Roman" w:eastAsia="Times New Roman" w:hAnsi="Times New Roman" w:cs="Times New Roman"/>
              <w:b/>
              <w:bCs/>
              <w:sz w:val="24"/>
              <w:szCs w:val="28"/>
            </w:rPr>
            <w:t>Project Objectives</w:t>
          </w:r>
          <w:r w:rsidRPr="001966A3">
            <w:rPr>
              <w:rFonts w:ascii="Times New Roman" w:eastAsia="Times New Roman" w:hAnsi="Times New Roman" w:cs="Times New Roman"/>
              <w:sz w:val="24"/>
              <w:szCs w:val="28"/>
            </w:rPr>
            <w:t xml:space="preserve">: </w:t>
          </w:r>
          <w:r w:rsidR="001F412D" w:rsidRPr="001966A3">
            <w:rPr>
              <w:rFonts w:ascii="Times New Roman" w:eastAsia="Times New Roman" w:hAnsi="Times New Roman" w:cs="Times New Roman"/>
              <w:sz w:val="24"/>
              <w:szCs w:val="28"/>
            </w:rPr>
            <w:t>We worked on this</w:t>
          </w:r>
          <w:r w:rsidRPr="001966A3">
            <w:rPr>
              <w:rFonts w:ascii="Times New Roman" w:eastAsia="Times New Roman" w:hAnsi="Times New Roman" w:cs="Times New Roman"/>
              <w:sz w:val="24"/>
              <w:szCs w:val="28"/>
            </w:rPr>
            <w:t xml:space="preserve"> project with the primary goal of analysing a specific malware sample to understand its behaviour, capabilities, and potential impact on systems and networks.</w:t>
          </w:r>
        </w:p>
        <w:p w14:paraId="1B530324" w14:textId="722E70EE" w:rsidR="00FE7B17" w:rsidRPr="001966A3" w:rsidRDefault="00FE7B17" w:rsidP="000947BB">
          <w:pPr>
            <w:numPr>
              <w:ilvl w:val="0"/>
              <w:numId w:val="27"/>
            </w:numPr>
            <w:jc w:val="both"/>
            <w:rPr>
              <w:rFonts w:ascii="Times New Roman" w:eastAsia="Times New Roman" w:hAnsi="Times New Roman" w:cs="Times New Roman"/>
              <w:sz w:val="24"/>
              <w:szCs w:val="28"/>
            </w:rPr>
          </w:pPr>
          <w:r w:rsidRPr="001966A3">
            <w:rPr>
              <w:rFonts w:ascii="Times New Roman" w:eastAsia="Times New Roman" w:hAnsi="Times New Roman" w:cs="Times New Roman"/>
              <w:b/>
              <w:bCs/>
              <w:sz w:val="24"/>
              <w:szCs w:val="28"/>
            </w:rPr>
            <w:t>Methodologies</w:t>
          </w:r>
          <w:r w:rsidRPr="001966A3">
            <w:rPr>
              <w:rFonts w:ascii="Times New Roman" w:eastAsia="Times New Roman" w:hAnsi="Times New Roman" w:cs="Times New Roman"/>
              <w:sz w:val="24"/>
              <w:szCs w:val="28"/>
            </w:rPr>
            <w:t xml:space="preserve">: Our approach combined signature-based analysis, static analysis, and dynamic analysis to provide a </w:t>
          </w:r>
          <w:r w:rsidR="001F412D" w:rsidRPr="001966A3">
            <w:rPr>
              <w:rFonts w:ascii="Times New Roman" w:eastAsia="Times New Roman" w:hAnsi="Times New Roman" w:cs="Times New Roman"/>
              <w:sz w:val="24"/>
              <w:szCs w:val="28"/>
            </w:rPr>
            <w:t>detailed</w:t>
          </w:r>
          <w:r w:rsidRPr="001966A3">
            <w:rPr>
              <w:rFonts w:ascii="Times New Roman" w:eastAsia="Times New Roman" w:hAnsi="Times New Roman" w:cs="Times New Roman"/>
              <w:sz w:val="24"/>
              <w:szCs w:val="28"/>
            </w:rPr>
            <w:t xml:space="preserve"> examination of the malware. We started with signature-based scans to quickly identify known threats, followed by static analysis to dissect the code and identify potential vulnerabilities. Finally, dynamic analysis in a controlled environment revealed real-time behaviour.</w:t>
          </w:r>
        </w:p>
        <w:p w14:paraId="5AAC45E2" w14:textId="77777777" w:rsidR="00FE7B17" w:rsidRPr="001966A3" w:rsidRDefault="00FE7B17" w:rsidP="000947BB">
          <w:pPr>
            <w:numPr>
              <w:ilvl w:val="0"/>
              <w:numId w:val="27"/>
            </w:numPr>
            <w:jc w:val="both"/>
            <w:rPr>
              <w:rFonts w:ascii="Times New Roman" w:eastAsia="Times New Roman" w:hAnsi="Times New Roman" w:cs="Times New Roman"/>
              <w:sz w:val="24"/>
              <w:szCs w:val="28"/>
            </w:rPr>
          </w:pPr>
          <w:r w:rsidRPr="001966A3">
            <w:rPr>
              <w:rFonts w:ascii="Times New Roman" w:eastAsia="Times New Roman" w:hAnsi="Times New Roman" w:cs="Times New Roman"/>
              <w:b/>
              <w:bCs/>
              <w:sz w:val="24"/>
              <w:szCs w:val="28"/>
            </w:rPr>
            <w:t>Specific Requirements</w:t>
          </w:r>
          <w:r w:rsidRPr="001966A3">
            <w:rPr>
              <w:rFonts w:ascii="Times New Roman" w:eastAsia="Times New Roman" w:hAnsi="Times New Roman" w:cs="Times New Roman"/>
              <w:sz w:val="24"/>
              <w:szCs w:val="28"/>
            </w:rPr>
            <w:t>: We adhered to specific project requirements, including hardware and software setups, tools required, etc, to ensure the analysis was conducted effectively and ethically.</w:t>
          </w:r>
        </w:p>
        <w:p w14:paraId="1E01C5B9" w14:textId="77777777" w:rsidR="00FE7B17" w:rsidRPr="001966A3" w:rsidRDefault="00FE7B17" w:rsidP="000947BB">
          <w:pPr>
            <w:numPr>
              <w:ilvl w:val="0"/>
              <w:numId w:val="27"/>
            </w:numPr>
            <w:jc w:val="both"/>
            <w:rPr>
              <w:rFonts w:ascii="Times New Roman" w:eastAsia="Times New Roman" w:hAnsi="Times New Roman" w:cs="Times New Roman"/>
              <w:sz w:val="24"/>
              <w:szCs w:val="28"/>
            </w:rPr>
          </w:pPr>
          <w:r w:rsidRPr="001966A3">
            <w:rPr>
              <w:rFonts w:ascii="Times New Roman" w:eastAsia="Times New Roman" w:hAnsi="Times New Roman" w:cs="Times New Roman"/>
              <w:b/>
              <w:bCs/>
              <w:sz w:val="24"/>
              <w:szCs w:val="28"/>
            </w:rPr>
            <w:t>Project Outcome</w:t>
          </w:r>
          <w:r w:rsidRPr="001966A3">
            <w:rPr>
              <w:rFonts w:ascii="Times New Roman" w:eastAsia="Times New Roman" w:hAnsi="Times New Roman" w:cs="Times New Roman"/>
              <w:sz w:val="24"/>
              <w:szCs w:val="28"/>
            </w:rPr>
            <w:t>: The analysis yielded valuable insights into the malware's characteristics, classification, behaviour, and potential impact. We identified vulnerabilities and provided recommendations for mitigation.</w:t>
          </w:r>
        </w:p>
        <w:p w14:paraId="450AFCC9" w14:textId="7AAF48FA" w:rsidR="00FE7B17" w:rsidRPr="001966A3" w:rsidRDefault="00FE7B17" w:rsidP="000947BB">
          <w:pPr>
            <w:numPr>
              <w:ilvl w:val="0"/>
              <w:numId w:val="27"/>
            </w:numPr>
            <w:jc w:val="both"/>
            <w:rPr>
              <w:rFonts w:ascii="Times New Roman" w:eastAsia="Times New Roman" w:hAnsi="Times New Roman" w:cs="Times New Roman"/>
              <w:sz w:val="24"/>
              <w:szCs w:val="28"/>
            </w:rPr>
          </w:pPr>
          <w:r w:rsidRPr="001966A3">
            <w:rPr>
              <w:rFonts w:ascii="Times New Roman" w:eastAsia="Times New Roman" w:hAnsi="Times New Roman" w:cs="Times New Roman"/>
              <w:b/>
              <w:bCs/>
              <w:sz w:val="24"/>
              <w:szCs w:val="28"/>
            </w:rPr>
            <w:t>Applicability</w:t>
          </w:r>
          <w:r w:rsidRPr="001966A3">
            <w:rPr>
              <w:rFonts w:ascii="Times New Roman" w:eastAsia="Times New Roman" w:hAnsi="Times New Roman" w:cs="Times New Roman"/>
              <w:sz w:val="24"/>
              <w:szCs w:val="28"/>
            </w:rPr>
            <w:t>: We discussed the practical applications of our findings in incident response, network security and their relevance to the broader cybersecurity industry.</w:t>
          </w:r>
        </w:p>
        <w:p w14:paraId="519075CC" w14:textId="77777777" w:rsidR="00FE7B17" w:rsidRPr="001966A3" w:rsidRDefault="00FE7B17" w:rsidP="000947BB">
          <w:pPr>
            <w:ind w:left="720"/>
            <w:rPr>
              <w:rFonts w:ascii="Times New Roman" w:eastAsia="Times New Roman" w:hAnsi="Times New Roman" w:cs="Times New Roman"/>
              <w:sz w:val="24"/>
              <w:szCs w:val="28"/>
            </w:rPr>
          </w:pPr>
        </w:p>
        <w:p w14:paraId="13CA3757" w14:textId="77777777" w:rsidR="00FC7776" w:rsidRDefault="00FC7776" w:rsidP="000947BB">
          <w:pPr>
            <w:rPr>
              <w:rFonts w:ascii="Times New Roman" w:eastAsia="Times New Roman" w:hAnsi="Times New Roman" w:cs="Times New Roman"/>
              <w:b/>
              <w:bCs/>
              <w:sz w:val="28"/>
              <w:szCs w:val="28"/>
            </w:rPr>
          </w:pPr>
        </w:p>
        <w:p w14:paraId="21E37A4C" w14:textId="77777777" w:rsidR="00FC7776" w:rsidRDefault="00FC7776" w:rsidP="000947BB">
          <w:pPr>
            <w:rPr>
              <w:rFonts w:ascii="Times New Roman" w:eastAsia="Times New Roman" w:hAnsi="Times New Roman" w:cs="Times New Roman"/>
              <w:b/>
              <w:bCs/>
              <w:sz w:val="28"/>
              <w:szCs w:val="28"/>
            </w:rPr>
          </w:pPr>
        </w:p>
        <w:p w14:paraId="2E03F797" w14:textId="269378F5" w:rsidR="00FE7B17" w:rsidRPr="001966A3" w:rsidRDefault="00FE7B17" w:rsidP="000947BB">
          <w:pPr>
            <w:rPr>
              <w:rFonts w:ascii="Times New Roman" w:eastAsia="Times New Roman" w:hAnsi="Times New Roman" w:cs="Times New Roman"/>
              <w:b/>
              <w:bCs/>
              <w:sz w:val="28"/>
              <w:szCs w:val="28"/>
            </w:rPr>
          </w:pPr>
          <w:r w:rsidRPr="001966A3">
            <w:rPr>
              <w:rFonts w:ascii="Times New Roman" w:eastAsia="Times New Roman" w:hAnsi="Times New Roman" w:cs="Times New Roman"/>
              <w:b/>
              <w:bCs/>
              <w:sz w:val="28"/>
              <w:szCs w:val="28"/>
            </w:rPr>
            <w:lastRenderedPageBreak/>
            <w:t xml:space="preserve">7.2 </w:t>
          </w:r>
          <w:r w:rsidR="008D3E5C" w:rsidRPr="001966A3">
            <w:rPr>
              <w:rFonts w:ascii="Times New Roman" w:eastAsia="Times New Roman" w:hAnsi="Times New Roman" w:cs="Times New Roman"/>
              <w:b/>
              <w:bCs/>
              <w:sz w:val="28"/>
              <w:szCs w:val="28"/>
            </w:rPr>
            <w:t>KEY FINDINGS AND CONTRIBUTIONS</w:t>
          </w:r>
        </w:p>
        <w:p w14:paraId="693E2595" w14:textId="6A4BA45E" w:rsidR="00FE7B17" w:rsidRPr="001966A3" w:rsidRDefault="00C05A6A" w:rsidP="000947BB">
          <w:pPr>
            <w:ind w:firstLine="36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 </w:t>
          </w:r>
          <w:r w:rsidR="00FE7B17" w:rsidRPr="001966A3">
            <w:rPr>
              <w:rFonts w:ascii="Times New Roman" w:eastAsia="Times New Roman" w:hAnsi="Times New Roman" w:cs="Times New Roman"/>
              <w:sz w:val="24"/>
              <w:szCs w:val="28"/>
            </w:rPr>
            <w:t>Our project's key findings and contributions to the field of cybersecurity are:</w:t>
          </w:r>
        </w:p>
        <w:p w14:paraId="1034BB25" w14:textId="33557178" w:rsidR="00FE7B17" w:rsidRPr="001966A3" w:rsidRDefault="661F2C36" w:rsidP="000947BB">
          <w:pPr>
            <w:numPr>
              <w:ilvl w:val="0"/>
              <w:numId w:val="28"/>
            </w:numPr>
            <w:jc w:val="both"/>
            <w:rPr>
              <w:rFonts w:ascii="Times New Roman" w:eastAsia="Times New Roman" w:hAnsi="Times New Roman" w:cs="Times New Roman"/>
              <w:sz w:val="24"/>
              <w:szCs w:val="28"/>
            </w:rPr>
          </w:pPr>
          <w:r w:rsidRPr="001966A3">
            <w:rPr>
              <w:rFonts w:ascii="Times New Roman" w:eastAsia="Times New Roman" w:hAnsi="Times New Roman" w:cs="Times New Roman"/>
              <w:sz w:val="24"/>
              <w:szCs w:val="28"/>
            </w:rPr>
            <w:t>We successfully identified and classified the analysed malware, gaining information about its threat level and potential impact.</w:t>
          </w:r>
        </w:p>
        <w:p w14:paraId="51FC3123" w14:textId="62169E04" w:rsidR="00FE7B17" w:rsidRPr="001966A3" w:rsidRDefault="00FE7B17" w:rsidP="000947BB">
          <w:pPr>
            <w:numPr>
              <w:ilvl w:val="0"/>
              <w:numId w:val="28"/>
            </w:numPr>
            <w:jc w:val="both"/>
            <w:rPr>
              <w:rFonts w:ascii="Times New Roman" w:eastAsia="Times New Roman" w:hAnsi="Times New Roman" w:cs="Times New Roman"/>
              <w:sz w:val="24"/>
              <w:szCs w:val="28"/>
            </w:rPr>
          </w:pPr>
          <w:r w:rsidRPr="001966A3">
            <w:rPr>
              <w:rFonts w:ascii="Times New Roman" w:eastAsia="Times New Roman" w:hAnsi="Times New Roman" w:cs="Times New Roman"/>
              <w:sz w:val="24"/>
              <w:szCs w:val="28"/>
            </w:rPr>
            <w:t xml:space="preserve">Our dynamic analysis uncovered the malware's real-time </w:t>
          </w:r>
          <w:r w:rsidR="00D966D5" w:rsidRPr="001966A3">
            <w:rPr>
              <w:rFonts w:ascii="Times New Roman" w:eastAsia="Times New Roman" w:hAnsi="Times New Roman" w:cs="Times New Roman"/>
              <w:sz w:val="24"/>
              <w:szCs w:val="28"/>
            </w:rPr>
            <w:t>behaviour</w:t>
          </w:r>
          <w:r w:rsidRPr="001966A3">
            <w:rPr>
              <w:rFonts w:ascii="Times New Roman" w:eastAsia="Times New Roman" w:hAnsi="Times New Roman" w:cs="Times New Roman"/>
              <w:sz w:val="24"/>
              <w:szCs w:val="28"/>
            </w:rPr>
            <w:t>, revealing its evasive tactics and communication with external entities.</w:t>
          </w:r>
        </w:p>
        <w:p w14:paraId="52F5FC7B" w14:textId="1B4C951E" w:rsidR="00FE7B17" w:rsidRDefault="00FE7B17" w:rsidP="000947BB">
          <w:pPr>
            <w:numPr>
              <w:ilvl w:val="0"/>
              <w:numId w:val="28"/>
            </w:numPr>
            <w:jc w:val="both"/>
            <w:rPr>
              <w:rFonts w:ascii="Times New Roman" w:eastAsia="Times New Roman" w:hAnsi="Times New Roman" w:cs="Times New Roman"/>
              <w:sz w:val="24"/>
              <w:szCs w:val="28"/>
            </w:rPr>
          </w:pPr>
          <w:r w:rsidRPr="001966A3">
            <w:rPr>
              <w:rFonts w:ascii="Times New Roman" w:eastAsia="Times New Roman" w:hAnsi="Times New Roman" w:cs="Times New Roman"/>
              <w:sz w:val="24"/>
              <w:szCs w:val="28"/>
            </w:rPr>
            <w:t xml:space="preserve">The threat intelligence gathered, including </w:t>
          </w:r>
          <w:bookmarkStart w:id="11" w:name="_Hlk147832708"/>
          <w:r w:rsidRPr="001966A3">
            <w:rPr>
              <w:rFonts w:ascii="Times New Roman" w:eastAsia="Times New Roman" w:hAnsi="Times New Roman" w:cs="Times New Roman"/>
              <w:sz w:val="24"/>
              <w:szCs w:val="28"/>
            </w:rPr>
            <w:t>indicators of compromise (IOCs</w:t>
          </w:r>
          <w:bookmarkEnd w:id="11"/>
          <w:r w:rsidRPr="001966A3">
            <w:rPr>
              <w:rFonts w:ascii="Times New Roman" w:eastAsia="Times New Roman" w:hAnsi="Times New Roman" w:cs="Times New Roman"/>
              <w:sz w:val="24"/>
              <w:szCs w:val="28"/>
            </w:rPr>
            <w:t>) and behavioural patterns, can enhance threat detection and response across various security contexts.</w:t>
          </w:r>
        </w:p>
        <w:p w14:paraId="640171F1" w14:textId="77777777" w:rsidR="00F671EB" w:rsidRDefault="00F671EB" w:rsidP="000947BB">
          <w:pPr>
            <w:ind w:left="720"/>
            <w:rPr>
              <w:rFonts w:ascii="Times New Roman" w:eastAsia="Times New Roman" w:hAnsi="Times New Roman" w:cs="Times New Roman"/>
              <w:sz w:val="24"/>
              <w:szCs w:val="28"/>
            </w:rPr>
          </w:pPr>
        </w:p>
        <w:p w14:paraId="1F554397" w14:textId="53B29DE4" w:rsidR="00F671EB" w:rsidRPr="00F671EB" w:rsidRDefault="00F671EB" w:rsidP="000947BB">
          <w:pPr>
            <w:ind w:left="360"/>
            <w:rPr>
              <w:rFonts w:ascii="Times New Roman" w:eastAsia="Times New Roman" w:hAnsi="Times New Roman" w:cs="Times New Roman"/>
              <w:b/>
              <w:sz w:val="28"/>
              <w:szCs w:val="28"/>
            </w:rPr>
          </w:pPr>
          <w:r w:rsidRPr="00F671EB">
            <w:rPr>
              <w:rFonts w:ascii="Times New Roman" w:eastAsia="Times New Roman" w:hAnsi="Times New Roman" w:cs="Times New Roman"/>
              <w:b/>
              <w:sz w:val="28"/>
              <w:szCs w:val="28"/>
            </w:rPr>
            <w:t>FUTURE SCOPE</w:t>
          </w:r>
        </w:p>
        <w:p w14:paraId="34B843D8" w14:textId="4C785F4E" w:rsidR="00F671EB" w:rsidRDefault="00F671EB" w:rsidP="000947BB">
          <w:pPr>
            <w:ind w:left="360"/>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    </w:t>
          </w:r>
          <w:r w:rsidRPr="00F671EB">
            <w:rPr>
              <w:rFonts w:ascii="Times New Roman" w:eastAsia="Times New Roman" w:hAnsi="Times New Roman" w:cs="Times New Roman"/>
              <w:sz w:val="24"/>
              <w:szCs w:val="28"/>
            </w:rPr>
            <w:t xml:space="preserve">Even though the existing solutions in </w:t>
          </w:r>
          <w:r>
            <w:rPr>
              <w:rFonts w:ascii="Times New Roman" w:eastAsia="Times New Roman" w:hAnsi="Times New Roman" w:cs="Times New Roman"/>
              <w:sz w:val="24"/>
              <w:szCs w:val="28"/>
            </w:rPr>
            <w:t xml:space="preserve">chapter -2 </w:t>
          </w:r>
          <w:r w:rsidRPr="00F671EB">
            <w:rPr>
              <w:rFonts w:ascii="Times New Roman" w:eastAsia="Times New Roman" w:hAnsi="Times New Roman" w:cs="Times New Roman"/>
              <w:sz w:val="24"/>
              <w:szCs w:val="28"/>
            </w:rPr>
            <w:t xml:space="preserve">have established the </w:t>
          </w:r>
          <w:r>
            <w:rPr>
              <w:rFonts w:ascii="Times New Roman" w:eastAsia="Times New Roman" w:hAnsi="Times New Roman" w:cs="Times New Roman"/>
              <w:sz w:val="24"/>
              <w:szCs w:val="28"/>
            </w:rPr>
            <w:t xml:space="preserve">way </w:t>
          </w:r>
          <w:r w:rsidRPr="00F671EB">
            <w:rPr>
              <w:rFonts w:ascii="Times New Roman" w:eastAsia="Times New Roman" w:hAnsi="Times New Roman" w:cs="Times New Roman"/>
              <w:sz w:val="24"/>
              <w:szCs w:val="28"/>
            </w:rPr>
            <w:t>to developing trust</w:t>
          </w:r>
          <w:r>
            <w:rPr>
              <w:rFonts w:ascii="Times New Roman" w:eastAsia="Times New Roman" w:hAnsi="Times New Roman" w:cs="Times New Roman"/>
              <w:sz w:val="24"/>
              <w:szCs w:val="28"/>
            </w:rPr>
            <w:t>able</w:t>
          </w:r>
          <w:r w:rsidRPr="00F671EB">
            <w:rPr>
              <w:rFonts w:ascii="Times New Roman" w:eastAsia="Times New Roman" w:hAnsi="Times New Roman" w:cs="Times New Roman"/>
              <w:sz w:val="24"/>
              <w:szCs w:val="28"/>
            </w:rPr>
            <w:t xml:space="preserve"> malware detection and classification models, evasive malware detection is still challengin</w:t>
          </w:r>
          <w:r w:rsidR="00A20A88">
            <w:rPr>
              <w:rFonts w:ascii="Times New Roman" w:eastAsia="Times New Roman" w:hAnsi="Times New Roman" w:cs="Times New Roman"/>
              <w:sz w:val="24"/>
              <w:szCs w:val="28"/>
            </w:rPr>
            <w:t xml:space="preserve">g </w:t>
          </w:r>
          <w:hyperlink w:anchor="ref2" w:history="1">
            <w:r w:rsidR="00A20A88" w:rsidRPr="00A20A88">
              <w:rPr>
                <w:rStyle w:val="Hyperlink"/>
                <w:rFonts w:ascii="Times New Roman" w:eastAsia="Times New Roman" w:hAnsi="Times New Roman" w:cs="Times New Roman"/>
                <w:sz w:val="24"/>
                <w:szCs w:val="28"/>
              </w:rPr>
              <w:t>[2]</w:t>
            </w:r>
          </w:hyperlink>
          <w:r w:rsidRPr="00F671EB">
            <w:rPr>
              <w:rFonts w:ascii="Times New Roman" w:eastAsia="Times New Roman" w:hAnsi="Times New Roman" w:cs="Times New Roman"/>
              <w:sz w:val="24"/>
              <w:szCs w:val="28"/>
            </w:rPr>
            <w:t>. To detect evasive malware, several approaches have been taken such as: generating API-based evasive malware signatures, discovering evasion behavio</w:t>
          </w:r>
          <w:r>
            <w:rPr>
              <w:rFonts w:ascii="Times New Roman" w:eastAsia="Times New Roman" w:hAnsi="Times New Roman" w:cs="Times New Roman"/>
              <w:sz w:val="24"/>
              <w:szCs w:val="28"/>
            </w:rPr>
            <w:t>u</w:t>
          </w:r>
          <w:r w:rsidRPr="00F671EB">
            <w:rPr>
              <w:rFonts w:ascii="Times New Roman" w:eastAsia="Times New Roman" w:hAnsi="Times New Roman" w:cs="Times New Roman"/>
              <w:sz w:val="24"/>
              <w:szCs w:val="28"/>
            </w:rPr>
            <w:t>rs using multiple execution environments, and using the known evasion techniques to detect evasive malware. To the best of our knowledge, each evasive malware detection solution has its own weaknesses.</w:t>
          </w:r>
          <w:r>
            <w:rPr>
              <w:rFonts w:ascii="Times New Roman" w:eastAsia="Times New Roman" w:hAnsi="Times New Roman" w:cs="Times New Roman"/>
              <w:sz w:val="24"/>
              <w:szCs w:val="28"/>
            </w:rPr>
            <w:t xml:space="preserve"> </w:t>
          </w:r>
          <w:r w:rsidRPr="00F671EB">
            <w:rPr>
              <w:rFonts w:ascii="Times New Roman" w:eastAsia="Times New Roman" w:hAnsi="Times New Roman" w:cs="Times New Roman"/>
              <w:sz w:val="24"/>
              <w:szCs w:val="28"/>
            </w:rPr>
            <w:t>For evasive malware detection purposes, efficient feature extraction and representation techniques are required to extract and represent a feature set that represents evasion techniques related to only malicious behaviors</w:t>
          </w:r>
          <w:r>
            <w:rPr>
              <w:rFonts w:ascii="Times New Roman" w:eastAsia="Times New Roman" w:hAnsi="Times New Roman" w:cs="Times New Roman"/>
              <w:sz w:val="24"/>
              <w:szCs w:val="28"/>
            </w:rPr>
            <w:t>.</w:t>
          </w:r>
        </w:p>
        <w:p w14:paraId="3510E12F" w14:textId="7D7CF934" w:rsidR="00B5457A" w:rsidRDefault="00B5457A" w:rsidP="000947BB">
          <w:pPr>
            <w:pStyle w:val="ListParagraph"/>
            <w:numPr>
              <w:ilvl w:val="0"/>
              <w:numId w:val="32"/>
            </w:numPr>
            <w:spacing w:before="240"/>
            <w:jc w:val="both"/>
            <w:rPr>
              <w:rFonts w:ascii="Times New Roman" w:eastAsia="Times New Roman" w:hAnsi="Times New Roman" w:cs="Times New Roman"/>
              <w:sz w:val="24"/>
              <w:szCs w:val="28"/>
            </w:rPr>
          </w:pPr>
          <w:r w:rsidRPr="00B5457A">
            <w:rPr>
              <w:rFonts w:ascii="Times New Roman" w:eastAsia="Times New Roman" w:hAnsi="Times New Roman" w:cs="Times New Roman"/>
              <w:b/>
              <w:bCs/>
              <w:sz w:val="24"/>
              <w:szCs w:val="28"/>
            </w:rPr>
            <w:t>Exploring more ways to find malicious stuff:</w:t>
          </w:r>
          <w:r w:rsidRPr="00B5457A">
            <w:rPr>
              <w:rFonts w:ascii="Times New Roman" w:eastAsia="Times New Roman" w:hAnsi="Times New Roman" w:cs="Times New Roman"/>
              <w:sz w:val="24"/>
              <w:szCs w:val="28"/>
            </w:rPr>
            <w:t xml:space="preserve"> Our project can be the starting point for finding even trickier or obfuscated malware. We'll be understanding  how they hide and come up with smarter ways to catch them. This will make our security tools better at protecting our computers.</w:t>
          </w:r>
        </w:p>
        <w:p w14:paraId="3E7128F1" w14:textId="545CCCA2" w:rsidR="00B5457A" w:rsidRPr="00B5457A" w:rsidRDefault="00B5457A" w:rsidP="000947BB">
          <w:pPr>
            <w:pStyle w:val="ListParagraph"/>
            <w:numPr>
              <w:ilvl w:val="0"/>
              <w:numId w:val="32"/>
            </w:numPr>
            <w:spacing w:before="240"/>
            <w:jc w:val="both"/>
            <w:rPr>
              <w:rFonts w:ascii="Times New Roman" w:eastAsia="Times New Roman" w:hAnsi="Times New Roman" w:cs="Times New Roman"/>
              <w:sz w:val="24"/>
              <w:szCs w:val="28"/>
            </w:rPr>
          </w:pPr>
          <w:r w:rsidRPr="00B5457A">
            <w:rPr>
              <w:rFonts w:ascii="Times New Roman" w:eastAsia="Times New Roman" w:hAnsi="Times New Roman" w:cs="Times New Roman"/>
              <w:b/>
              <w:sz w:val="24"/>
              <w:szCs w:val="28"/>
            </w:rPr>
            <w:t>Machine Learning Integration:</w:t>
          </w:r>
          <w:r w:rsidRPr="00B5457A">
            <w:rPr>
              <w:rFonts w:ascii="Times New Roman" w:eastAsia="Times New Roman" w:hAnsi="Times New Roman" w:cs="Times New Roman"/>
              <w:sz w:val="24"/>
              <w:szCs w:val="28"/>
            </w:rPr>
            <w:t xml:space="preserve"> We can explore the integration of machine learning and artificial intelligence in malware detection and analysis. This can lead to more adaptive and proactive security solutions</w:t>
          </w:r>
        </w:p>
        <w:p w14:paraId="2161098E" w14:textId="77777777" w:rsidR="00B5457A" w:rsidRDefault="00B5457A" w:rsidP="000947BB">
          <w:pPr>
            <w:ind w:left="360"/>
            <w:jc w:val="both"/>
            <w:rPr>
              <w:rFonts w:ascii="Times New Roman" w:eastAsia="Times New Roman" w:hAnsi="Times New Roman" w:cs="Times New Roman"/>
              <w:sz w:val="24"/>
              <w:szCs w:val="28"/>
            </w:rPr>
          </w:pPr>
        </w:p>
        <w:p w14:paraId="551C5B4B" w14:textId="77777777" w:rsidR="000947BB" w:rsidRDefault="000947BB" w:rsidP="000947BB">
          <w:pPr>
            <w:rPr>
              <w:rFonts w:ascii="Times New Roman" w:eastAsia="Times New Roman" w:hAnsi="Times New Roman" w:cs="Times New Roman"/>
              <w:sz w:val="24"/>
              <w:szCs w:val="28"/>
            </w:rPr>
          </w:pPr>
        </w:p>
        <w:p w14:paraId="5E7C31E8" w14:textId="12D6CA52" w:rsidR="00FE7B17" w:rsidRPr="001966A3" w:rsidRDefault="00FE7B17" w:rsidP="000947BB">
          <w:pPr>
            <w:rPr>
              <w:rFonts w:ascii="Times New Roman" w:eastAsia="Times New Roman" w:hAnsi="Times New Roman" w:cs="Times New Roman"/>
              <w:b/>
              <w:sz w:val="24"/>
              <w:szCs w:val="28"/>
            </w:rPr>
          </w:pPr>
          <w:r w:rsidRPr="001966A3">
            <w:rPr>
              <w:rFonts w:ascii="Times New Roman" w:eastAsia="Times New Roman" w:hAnsi="Times New Roman" w:cs="Times New Roman"/>
              <w:b/>
              <w:sz w:val="24"/>
              <w:szCs w:val="28"/>
            </w:rPr>
            <w:lastRenderedPageBreak/>
            <w:t xml:space="preserve">7.3 REFERENCES: </w:t>
          </w:r>
        </w:p>
        <w:p w14:paraId="5D93856B" w14:textId="77777777" w:rsidR="00FE7B17" w:rsidRPr="00920323" w:rsidRDefault="00FE7B17" w:rsidP="000947BB">
          <w:pPr>
            <w:rPr>
              <w:rFonts w:ascii="Times New Roman" w:eastAsia="Times New Roman" w:hAnsi="Times New Roman" w:cs="Times New Roman"/>
              <w:b/>
              <w:sz w:val="2"/>
              <w:szCs w:val="28"/>
            </w:rPr>
          </w:pPr>
        </w:p>
        <w:p w14:paraId="47D61F32" w14:textId="0910BAA7" w:rsidR="00D6353B" w:rsidRDefault="00FE7B17" w:rsidP="000947BB">
          <w:pPr>
            <w:jc w:val="both"/>
            <w:rPr>
              <w:rFonts w:ascii="Times New Roman" w:eastAsia="Times New Roman" w:hAnsi="Times New Roman" w:cs="Times New Roman"/>
              <w:sz w:val="24"/>
              <w:szCs w:val="28"/>
            </w:rPr>
          </w:pPr>
          <w:bookmarkStart w:id="12" w:name="ref1"/>
          <w:r w:rsidRPr="001966A3">
            <w:rPr>
              <w:rFonts w:ascii="Times New Roman" w:eastAsia="Times New Roman" w:hAnsi="Times New Roman" w:cs="Times New Roman"/>
              <w:sz w:val="24"/>
              <w:szCs w:val="28"/>
            </w:rPr>
            <w:t>[1</w:t>
          </w:r>
          <w:bookmarkEnd w:id="12"/>
          <w:r w:rsidRPr="0006405A">
            <w:rPr>
              <w:rFonts w:ascii="Times New Roman" w:eastAsia="Times New Roman" w:hAnsi="Times New Roman" w:cs="Times New Roman"/>
              <w:sz w:val="24"/>
              <w:szCs w:val="28"/>
            </w:rPr>
            <w:t>]</w:t>
          </w:r>
          <w:r w:rsidR="00243C91">
            <w:rPr>
              <w:rFonts w:ascii="Times New Roman" w:eastAsia="Times New Roman" w:hAnsi="Times New Roman" w:cs="Times New Roman"/>
              <w:sz w:val="24"/>
              <w:szCs w:val="28"/>
            </w:rPr>
            <w:t xml:space="preserve"> </w:t>
          </w:r>
          <w:r w:rsidR="00D6353B" w:rsidRPr="0006405A">
            <w:rPr>
              <w:rFonts w:ascii="Times New Roman" w:eastAsia="Times New Roman" w:hAnsi="Times New Roman" w:cs="Times New Roman"/>
              <w:sz w:val="24"/>
              <w:szCs w:val="28"/>
            </w:rPr>
            <w:t>L. Caviglione et al., "Tight Arms Race: Overview of Current Malware Threats and Trends in Their Detection," in IEEE Access, vol. 9, pp. 5371-5396, 2021, doi: 10.1109/ACCESS.2020.3048319.</w:t>
          </w:r>
          <w:r w:rsidR="006427A0">
            <w:rPr>
              <w:rFonts w:ascii="Times New Roman" w:eastAsia="Times New Roman" w:hAnsi="Times New Roman" w:cs="Times New Roman"/>
              <w:sz w:val="24"/>
              <w:szCs w:val="28"/>
            </w:rPr>
            <w:t xml:space="preserve"> </w:t>
          </w:r>
        </w:p>
        <w:p w14:paraId="4554C379" w14:textId="58A72D4B" w:rsidR="00D6353B" w:rsidRDefault="00D6353B" w:rsidP="000947BB">
          <w:pPr>
            <w:jc w:val="both"/>
            <w:rPr>
              <w:rFonts w:ascii="Times New Roman" w:eastAsia="Times New Roman" w:hAnsi="Times New Roman" w:cs="Times New Roman"/>
              <w:sz w:val="24"/>
              <w:szCs w:val="28"/>
            </w:rPr>
          </w:pPr>
          <w:bookmarkStart w:id="13" w:name="ref2"/>
          <w:r>
            <w:rPr>
              <w:rFonts w:ascii="Times New Roman" w:eastAsia="Times New Roman" w:hAnsi="Times New Roman" w:cs="Times New Roman"/>
              <w:sz w:val="24"/>
              <w:szCs w:val="28"/>
            </w:rPr>
            <w:t xml:space="preserve">[2] </w:t>
          </w:r>
          <w:bookmarkEnd w:id="13"/>
          <w:r w:rsidRPr="00290234">
            <w:rPr>
              <w:rFonts w:ascii="Times New Roman" w:eastAsia="Times New Roman" w:hAnsi="Times New Roman" w:cs="Times New Roman"/>
              <w:sz w:val="24"/>
              <w:szCs w:val="28"/>
            </w:rPr>
            <w:t xml:space="preserve">Aboaoja, F.A.; Zainal, A.; Ghaleb, F.A.; Al-rimy, B.A.S.; Eisa, T.A.E.; Elnour, A.A.H. </w:t>
          </w:r>
          <w:r w:rsidR="006427A0">
            <w:rPr>
              <w:rFonts w:ascii="Times New Roman" w:eastAsia="Times New Roman" w:hAnsi="Times New Roman" w:cs="Times New Roman"/>
              <w:sz w:val="24"/>
              <w:szCs w:val="28"/>
            </w:rPr>
            <w:t>“</w:t>
          </w:r>
          <w:r w:rsidRPr="00290234">
            <w:rPr>
              <w:rFonts w:ascii="Times New Roman" w:eastAsia="Times New Roman" w:hAnsi="Times New Roman" w:cs="Times New Roman"/>
              <w:sz w:val="24"/>
              <w:szCs w:val="28"/>
            </w:rPr>
            <w:t>Malware Detection Issues, Challenges, and Future Directions: A Survey.</w:t>
          </w:r>
          <w:r w:rsidR="006427A0">
            <w:rPr>
              <w:rFonts w:ascii="Times New Roman" w:eastAsia="Times New Roman" w:hAnsi="Times New Roman" w:cs="Times New Roman"/>
              <w:sz w:val="24"/>
              <w:szCs w:val="28"/>
            </w:rPr>
            <w:t>”</w:t>
          </w:r>
          <w:r w:rsidRPr="00290234">
            <w:rPr>
              <w:rFonts w:ascii="Times New Roman" w:eastAsia="Times New Roman" w:hAnsi="Times New Roman" w:cs="Times New Roman"/>
              <w:sz w:val="24"/>
              <w:szCs w:val="28"/>
            </w:rPr>
            <w:t xml:space="preserve"> Appl. Sci., </w:t>
          </w:r>
          <w:r w:rsidR="006427A0">
            <w:rPr>
              <w:rFonts w:ascii="Times New Roman" w:eastAsia="Times New Roman" w:hAnsi="Times New Roman" w:cs="Times New Roman"/>
              <w:sz w:val="24"/>
              <w:szCs w:val="28"/>
            </w:rPr>
            <w:t xml:space="preserve">vol. </w:t>
          </w:r>
          <w:r w:rsidRPr="00290234">
            <w:rPr>
              <w:rFonts w:ascii="Times New Roman" w:eastAsia="Times New Roman" w:hAnsi="Times New Roman" w:cs="Times New Roman"/>
              <w:sz w:val="24"/>
              <w:szCs w:val="28"/>
            </w:rPr>
            <w:t xml:space="preserve">12, </w:t>
          </w:r>
          <w:r w:rsidR="006427A0">
            <w:rPr>
              <w:rFonts w:ascii="Times New Roman" w:eastAsia="Times New Roman" w:hAnsi="Times New Roman" w:cs="Times New Roman"/>
              <w:sz w:val="24"/>
              <w:szCs w:val="28"/>
            </w:rPr>
            <w:t xml:space="preserve">p.p. </w:t>
          </w:r>
          <w:r w:rsidRPr="00290234">
            <w:rPr>
              <w:rFonts w:ascii="Times New Roman" w:eastAsia="Times New Roman" w:hAnsi="Times New Roman" w:cs="Times New Roman"/>
              <w:sz w:val="24"/>
              <w:szCs w:val="28"/>
            </w:rPr>
            <w:t>8482</w:t>
          </w:r>
          <w:r w:rsidR="006427A0">
            <w:rPr>
              <w:rFonts w:ascii="Times New Roman" w:eastAsia="Times New Roman" w:hAnsi="Times New Roman" w:cs="Times New Roman"/>
              <w:sz w:val="24"/>
              <w:szCs w:val="28"/>
            </w:rPr>
            <w:t xml:space="preserve">, 2022, </w:t>
          </w:r>
          <w:r w:rsidRPr="00290234">
            <w:rPr>
              <w:rFonts w:ascii="Times New Roman" w:eastAsia="Times New Roman" w:hAnsi="Times New Roman" w:cs="Times New Roman"/>
              <w:sz w:val="24"/>
              <w:szCs w:val="28"/>
            </w:rPr>
            <w:t xml:space="preserve"> https://doi.org/ 10.3390/app12178482</w:t>
          </w:r>
        </w:p>
        <w:p w14:paraId="16BAAA81" w14:textId="759362D3" w:rsidR="00E54099" w:rsidRDefault="00E54099" w:rsidP="000947BB">
          <w:pPr>
            <w:jc w:val="both"/>
            <w:rPr>
              <w:rFonts w:ascii="Times New Roman" w:eastAsia="Times New Roman" w:hAnsi="Times New Roman" w:cs="Times New Roman"/>
              <w:sz w:val="24"/>
              <w:szCs w:val="28"/>
            </w:rPr>
          </w:pPr>
          <w:bookmarkStart w:id="14" w:name="reference3"/>
          <w:r>
            <w:rPr>
              <w:rFonts w:ascii="Times New Roman" w:eastAsia="Times New Roman" w:hAnsi="Times New Roman" w:cs="Times New Roman"/>
              <w:sz w:val="24"/>
              <w:szCs w:val="28"/>
            </w:rPr>
            <w:t>[3]</w:t>
          </w:r>
          <w:r w:rsidR="00CB268D" w:rsidRPr="00CB268D">
            <w:t xml:space="preserve"> </w:t>
          </w:r>
          <w:bookmarkEnd w:id="14"/>
          <w:r w:rsidR="00243C91" w:rsidRPr="006427A0">
            <w:rPr>
              <w:rFonts w:ascii="Times New Roman" w:hAnsi="Times New Roman" w:cs="Times New Roman"/>
              <w:sz w:val="24"/>
            </w:rPr>
            <w:t>Gopinath M., Sibi Chakkaravarthy Sethuraman</w:t>
          </w:r>
          <w:r w:rsidR="00243C91">
            <w:t xml:space="preserve">. </w:t>
          </w:r>
          <w:r w:rsidR="006427A0">
            <w:t>“</w:t>
          </w:r>
          <w:r w:rsidR="00CB268D" w:rsidRPr="00CB268D">
            <w:rPr>
              <w:rFonts w:ascii="Times New Roman" w:eastAsia="Times New Roman" w:hAnsi="Times New Roman" w:cs="Times New Roman"/>
              <w:sz w:val="24"/>
              <w:szCs w:val="28"/>
            </w:rPr>
            <w:t xml:space="preserve">A </w:t>
          </w:r>
          <w:r w:rsidR="006427A0">
            <w:rPr>
              <w:rFonts w:ascii="Times New Roman" w:eastAsia="Times New Roman" w:hAnsi="Times New Roman" w:cs="Times New Roman"/>
              <w:sz w:val="24"/>
              <w:szCs w:val="28"/>
            </w:rPr>
            <w:t>C</w:t>
          </w:r>
          <w:r w:rsidR="00CB268D" w:rsidRPr="00CB268D">
            <w:rPr>
              <w:rFonts w:ascii="Times New Roman" w:eastAsia="Times New Roman" w:hAnsi="Times New Roman" w:cs="Times New Roman"/>
              <w:sz w:val="24"/>
              <w:szCs w:val="28"/>
            </w:rPr>
            <w:t xml:space="preserve">omprehensive </w:t>
          </w:r>
          <w:r w:rsidR="006427A0">
            <w:rPr>
              <w:rFonts w:ascii="Times New Roman" w:eastAsia="Times New Roman" w:hAnsi="Times New Roman" w:cs="Times New Roman"/>
              <w:sz w:val="24"/>
              <w:szCs w:val="28"/>
            </w:rPr>
            <w:t>S</w:t>
          </w:r>
          <w:r w:rsidR="00CB268D" w:rsidRPr="00CB268D">
            <w:rPr>
              <w:rFonts w:ascii="Times New Roman" w:eastAsia="Times New Roman" w:hAnsi="Times New Roman" w:cs="Times New Roman"/>
              <w:sz w:val="24"/>
              <w:szCs w:val="28"/>
            </w:rPr>
            <w:t xml:space="preserve">urvey on </w:t>
          </w:r>
          <w:r w:rsidR="006427A0">
            <w:rPr>
              <w:rFonts w:ascii="Times New Roman" w:eastAsia="Times New Roman" w:hAnsi="Times New Roman" w:cs="Times New Roman"/>
              <w:sz w:val="24"/>
              <w:szCs w:val="28"/>
            </w:rPr>
            <w:t>D</w:t>
          </w:r>
          <w:r w:rsidR="00CB268D" w:rsidRPr="00CB268D">
            <w:rPr>
              <w:rFonts w:ascii="Times New Roman" w:eastAsia="Times New Roman" w:hAnsi="Times New Roman" w:cs="Times New Roman"/>
              <w:sz w:val="24"/>
              <w:szCs w:val="28"/>
            </w:rPr>
            <w:t xml:space="preserve">eep </w:t>
          </w:r>
          <w:r w:rsidR="006427A0">
            <w:rPr>
              <w:rFonts w:ascii="Times New Roman" w:eastAsia="Times New Roman" w:hAnsi="Times New Roman" w:cs="Times New Roman"/>
              <w:sz w:val="24"/>
              <w:szCs w:val="28"/>
            </w:rPr>
            <w:t>L</w:t>
          </w:r>
          <w:r w:rsidR="00CB268D" w:rsidRPr="00CB268D">
            <w:rPr>
              <w:rFonts w:ascii="Times New Roman" w:eastAsia="Times New Roman" w:hAnsi="Times New Roman" w:cs="Times New Roman"/>
              <w:sz w:val="24"/>
              <w:szCs w:val="28"/>
            </w:rPr>
            <w:t xml:space="preserve">earning </w:t>
          </w:r>
          <w:r w:rsidR="006427A0">
            <w:rPr>
              <w:rFonts w:ascii="Times New Roman" w:eastAsia="Times New Roman" w:hAnsi="Times New Roman" w:cs="Times New Roman"/>
              <w:sz w:val="24"/>
              <w:szCs w:val="28"/>
            </w:rPr>
            <w:t>B</w:t>
          </w:r>
          <w:r w:rsidR="00CB268D" w:rsidRPr="00CB268D">
            <w:rPr>
              <w:rFonts w:ascii="Times New Roman" w:eastAsia="Times New Roman" w:hAnsi="Times New Roman" w:cs="Times New Roman"/>
              <w:sz w:val="24"/>
              <w:szCs w:val="28"/>
            </w:rPr>
            <w:t xml:space="preserve">ased </w:t>
          </w:r>
          <w:r w:rsidR="006427A0">
            <w:rPr>
              <w:rFonts w:ascii="Times New Roman" w:eastAsia="Times New Roman" w:hAnsi="Times New Roman" w:cs="Times New Roman"/>
              <w:sz w:val="24"/>
              <w:szCs w:val="28"/>
            </w:rPr>
            <w:t>M</w:t>
          </w:r>
          <w:r w:rsidR="00CB268D" w:rsidRPr="00CB268D">
            <w:rPr>
              <w:rFonts w:ascii="Times New Roman" w:eastAsia="Times New Roman" w:hAnsi="Times New Roman" w:cs="Times New Roman"/>
              <w:sz w:val="24"/>
              <w:szCs w:val="28"/>
            </w:rPr>
            <w:t xml:space="preserve">alware </w:t>
          </w:r>
          <w:r w:rsidR="006427A0">
            <w:rPr>
              <w:rFonts w:ascii="Times New Roman" w:eastAsia="Times New Roman" w:hAnsi="Times New Roman" w:cs="Times New Roman"/>
              <w:sz w:val="24"/>
              <w:szCs w:val="28"/>
            </w:rPr>
            <w:t>D</w:t>
          </w:r>
          <w:r w:rsidR="00CB268D" w:rsidRPr="00CB268D">
            <w:rPr>
              <w:rFonts w:ascii="Times New Roman" w:eastAsia="Times New Roman" w:hAnsi="Times New Roman" w:cs="Times New Roman"/>
              <w:sz w:val="24"/>
              <w:szCs w:val="28"/>
            </w:rPr>
            <w:t xml:space="preserve">etection </w:t>
          </w:r>
          <w:r w:rsidR="006427A0">
            <w:rPr>
              <w:rFonts w:ascii="Times New Roman" w:eastAsia="Times New Roman" w:hAnsi="Times New Roman" w:cs="Times New Roman"/>
              <w:sz w:val="24"/>
              <w:szCs w:val="28"/>
            </w:rPr>
            <w:t>T</w:t>
          </w:r>
          <w:r w:rsidR="00CB268D" w:rsidRPr="00CB268D">
            <w:rPr>
              <w:rFonts w:ascii="Times New Roman" w:eastAsia="Times New Roman" w:hAnsi="Times New Roman" w:cs="Times New Roman"/>
              <w:sz w:val="24"/>
              <w:szCs w:val="28"/>
            </w:rPr>
            <w:t>echniques</w:t>
          </w:r>
          <w:r w:rsidR="006427A0">
            <w:rPr>
              <w:rFonts w:ascii="Times New Roman" w:eastAsia="Times New Roman" w:hAnsi="Times New Roman" w:cs="Times New Roman"/>
              <w:sz w:val="24"/>
              <w:szCs w:val="28"/>
            </w:rPr>
            <w:t xml:space="preserve">.” in Elsevier, vol. 47, </w:t>
          </w:r>
          <w:r w:rsidR="006427A0" w:rsidRPr="006427A0">
            <w:rPr>
              <w:rFonts w:ascii="Times New Roman" w:eastAsia="Times New Roman" w:hAnsi="Times New Roman" w:cs="Times New Roman"/>
              <w:sz w:val="24"/>
              <w:szCs w:val="28"/>
            </w:rPr>
            <w:t>https://doi.org/10.1016/j.cosrev.2022.100529 1</w:t>
          </w:r>
          <w:r w:rsidR="002A6744">
            <w:rPr>
              <w:rFonts w:ascii="Times New Roman" w:eastAsia="Times New Roman" w:hAnsi="Times New Roman" w:cs="Times New Roman"/>
              <w:sz w:val="24"/>
              <w:szCs w:val="28"/>
            </w:rPr>
            <w:t>.</w:t>
          </w:r>
        </w:p>
        <w:p w14:paraId="728A4F23" w14:textId="1D153399" w:rsidR="00D6353B" w:rsidRDefault="00D6353B" w:rsidP="000947BB">
          <w:pPr>
            <w:jc w:val="both"/>
            <w:rPr>
              <w:rFonts w:ascii="Times New Roman" w:eastAsia="Times New Roman" w:hAnsi="Times New Roman" w:cs="Times New Roman"/>
              <w:sz w:val="24"/>
              <w:szCs w:val="28"/>
            </w:rPr>
          </w:pPr>
          <w:bookmarkStart w:id="15" w:name="ref3"/>
          <w:r>
            <w:rPr>
              <w:rFonts w:ascii="Times New Roman" w:eastAsia="Times New Roman" w:hAnsi="Times New Roman" w:cs="Times New Roman"/>
              <w:sz w:val="24"/>
              <w:szCs w:val="28"/>
            </w:rPr>
            <w:t>[</w:t>
          </w:r>
          <w:r w:rsidR="00E54099">
            <w:rPr>
              <w:rFonts w:ascii="Times New Roman" w:eastAsia="Times New Roman" w:hAnsi="Times New Roman" w:cs="Times New Roman"/>
              <w:sz w:val="24"/>
              <w:szCs w:val="28"/>
            </w:rPr>
            <w:t>4</w:t>
          </w:r>
          <w:r>
            <w:rPr>
              <w:rFonts w:ascii="Times New Roman" w:eastAsia="Times New Roman" w:hAnsi="Times New Roman" w:cs="Times New Roman"/>
              <w:sz w:val="24"/>
              <w:szCs w:val="28"/>
            </w:rPr>
            <w:t xml:space="preserve">] </w:t>
          </w:r>
          <w:bookmarkEnd w:id="15"/>
          <w:r w:rsidR="005E40F9" w:rsidRPr="005E40F9">
            <w:rPr>
              <w:rFonts w:ascii="Times New Roman" w:eastAsia="Times New Roman" w:hAnsi="Times New Roman" w:cs="Times New Roman"/>
              <w:sz w:val="24"/>
              <w:szCs w:val="28"/>
            </w:rPr>
            <w:t>Ö. Aslan, R. Samet</w:t>
          </w:r>
          <w:r w:rsidR="005E40F9">
            <w:rPr>
              <w:rFonts w:ascii="Times New Roman" w:eastAsia="Times New Roman" w:hAnsi="Times New Roman" w:cs="Times New Roman"/>
              <w:sz w:val="24"/>
              <w:szCs w:val="28"/>
            </w:rPr>
            <w:t>, “</w:t>
          </w:r>
          <w:r w:rsidR="005E40F9" w:rsidRPr="005E40F9">
            <w:rPr>
              <w:rFonts w:ascii="Times New Roman" w:eastAsia="Times New Roman" w:hAnsi="Times New Roman" w:cs="Times New Roman"/>
              <w:sz w:val="24"/>
              <w:szCs w:val="28"/>
            </w:rPr>
            <w:t>Comprehensive Review on Malware Detection Approaches</w:t>
          </w:r>
          <w:r w:rsidR="00274DCF">
            <w:rPr>
              <w:rFonts w:ascii="Times New Roman" w:eastAsia="Times New Roman" w:hAnsi="Times New Roman" w:cs="Times New Roman"/>
              <w:sz w:val="24"/>
              <w:szCs w:val="28"/>
            </w:rPr>
            <w:t>”</w:t>
          </w:r>
          <w:r w:rsidR="00274DCF" w:rsidRPr="005E40F9">
            <w:rPr>
              <w:rFonts w:ascii="Times New Roman" w:eastAsia="Times New Roman" w:hAnsi="Times New Roman" w:cs="Times New Roman"/>
              <w:sz w:val="24"/>
              <w:szCs w:val="28"/>
            </w:rPr>
            <w:t>. IEEE</w:t>
          </w:r>
          <w:r w:rsidR="005E40F9" w:rsidRPr="00D6353B">
            <w:rPr>
              <w:rFonts w:ascii="Times New Roman" w:eastAsia="Times New Roman" w:hAnsi="Times New Roman" w:cs="Times New Roman"/>
              <w:sz w:val="24"/>
              <w:szCs w:val="28"/>
            </w:rPr>
            <w:t xml:space="preserve"> Access</w:t>
          </w:r>
          <w:r w:rsidR="005E40F9">
            <w:rPr>
              <w:rFonts w:ascii="Times New Roman" w:eastAsia="Times New Roman" w:hAnsi="Times New Roman" w:cs="Times New Roman"/>
              <w:sz w:val="24"/>
              <w:szCs w:val="28"/>
            </w:rPr>
            <w:t>,</w:t>
          </w:r>
          <w:r w:rsidR="005E40F9" w:rsidRPr="005E40F9">
            <w:t xml:space="preserve"> </w:t>
          </w:r>
          <w:r w:rsidR="005E40F9" w:rsidRPr="005E40F9">
            <w:rPr>
              <w:rFonts w:ascii="Times New Roman" w:eastAsia="Times New Roman" w:hAnsi="Times New Roman" w:cs="Times New Roman"/>
              <w:sz w:val="24"/>
              <w:szCs w:val="28"/>
            </w:rPr>
            <w:t>vol</w:t>
          </w:r>
          <w:r w:rsidR="005E40F9">
            <w:rPr>
              <w:rFonts w:ascii="Times New Roman" w:eastAsia="Times New Roman" w:hAnsi="Times New Roman" w:cs="Times New Roman"/>
              <w:sz w:val="24"/>
              <w:szCs w:val="28"/>
            </w:rPr>
            <w:t>.</w:t>
          </w:r>
          <w:r w:rsidR="005E40F9" w:rsidRPr="005E40F9">
            <w:rPr>
              <w:rFonts w:ascii="Times New Roman" w:eastAsia="Times New Roman" w:hAnsi="Times New Roman" w:cs="Times New Roman"/>
              <w:sz w:val="24"/>
              <w:szCs w:val="28"/>
            </w:rPr>
            <w:t xml:space="preserve"> 8, 2020</w:t>
          </w:r>
          <w:r w:rsidR="005E40F9">
            <w:rPr>
              <w:rFonts w:ascii="Times New Roman" w:eastAsia="Times New Roman" w:hAnsi="Times New Roman" w:cs="Times New Roman"/>
              <w:sz w:val="24"/>
              <w:szCs w:val="28"/>
            </w:rPr>
            <w:t>, pp. 6251-6256,</w:t>
          </w:r>
          <w:r w:rsidR="0019548B">
            <w:rPr>
              <w:rFonts w:ascii="Times New Roman" w:eastAsia="Times New Roman" w:hAnsi="Times New Roman" w:cs="Times New Roman"/>
              <w:sz w:val="24"/>
              <w:szCs w:val="28"/>
            </w:rPr>
            <w:t xml:space="preserve"> doi: </w:t>
          </w:r>
          <w:r w:rsidR="0019548B" w:rsidRPr="0019548B">
            <w:rPr>
              <w:rFonts w:ascii="Times New Roman" w:eastAsia="Times New Roman" w:hAnsi="Times New Roman" w:cs="Times New Roman"/>
              <w:sz w:val="24"/>
              <w:szCs w:val="28"/>
            </w:rPr>
            <w:t>10.1109/ACCESS.2019.2963724</w:t>
          </w:r>
          <w:r w:rsidR="0019548B">
            <w:rPr>
              <w:rFonts w:ascii="Times New Roman" w:eastAsia="Times New Roman" w:hAnsi="Times New Roman" w:cs="Times New Roman"/>
              <w:sz w:val="24"/>
              <w:szCs w:val="28"/>
            </w:rPr>
            <w:t>.</w:t>
          </w:r>
        </w:p>
        <w:p w14:paraId="7F724889" w14:textId="6B1DE01F" w:rsidR="00FE7B17" w:rsidRDefault="00D6353B" w:rsidP="000947BB">
          <w:pPr>
            <w:jc w:val="both"/>
            <w:rPr>
              <w:rFonts w:ascii="Times New Roman" w:eastAsia="Times New Roman" w:hAnsi="Times New Roman" w:cs="Times New Roman"/>
              <w:sz w:val="24"/>
              <w:szCs w:val="28"/>
            </w:rPr>
          </w:pPr>
          <w:bookmarkStart w:id="16" w:name="ref4"/>
          <w:r>
            <w:rPr>
              <w:rFonts w:ascii="Times New Roman" w:eastAsia="Times New Roman" w:hAnsi="Times New Roman" w:cs="Times New Roman"/>
              <w:sz w:val="24"/>
              <w:szCs w:val="28"/>
            </w:rPr>
            <w:t>[</w:t>
          </w:r>
          <w:r w:rsidR="00E54099">
            <w:rPr>
              <w:rFonts w:ascii="Times New Roman" w:eastAsia="Times New Roman" w:hAnsi="Times New Roman" w:cs="Times New Roman"/>
              <w:sz w:val="24"/>
              <w:szCs w:val="28"/>
            </w:rPr>
            <w:t>5</w:t>
          </w:r>
          <w:r>
            <w:rPr>
              <w:rFonts w:ascii="Times New Roman" w:eastAsia="Times New Roman" w:hAnsi="Times New Roman" w:cs="Times New Roman"/>
              <w:sz w:val="24"/>
              <w:szCs w:val="28"/>
            </w:rPr>
            <w:t>]</w:t>
          </w:r>
          <w:bookmarkEnd w:id="16"/>
          <w:r w:rsidR="002A6744">
            <w:rPr>
              <w:rFonts w:ascii="Times New Roman" w:eastAsia="Times New Roman" w:hAnsi="Times New Roman" w:cs="Times New Roman"/>
              <w:sz w:val="24"/>
              <w:szCs w:val="28"/>
            </w:rPr>
            <w:t xml:space="preserve"> </w:t>
          </w:r>
          <w:r w:rsidR="00FE7B17" w:rsidRPr="001966A3">
            <w:rPr>
              <w:rFonts w:ascii="Times New Roman" w:eastAsia="Times New Roman" w:hAnsi="Times New Roman" w:cs="Times New Roman"/>
              <w:sz w:val="24"/>
              <w:szCs w:val="28"/>
            </w:rPr>
            <w:t>Diptiben Ghelani. A perspective study on Malware detection and protection, A review. </w:t>
          </w:r>
          <w:r w:rsidR="00FE7B17" w:rsidRPr="002A6744">
            <w:rPr>
              <w:rFonts w:ascii="Times New Roman" w:eastAsia="Times New Roman" w:hAnsi="Times New Roman" w:cs="Times New Roman"/>
              <w:iCs/>
              <w:sz w:val="24"/>
              <w:szCs w:val="28"/>
            </w:rPr>
            <w:t>Authorea</w:t>
          </w:r>
          <w:r w:rsidR="00FE7B17" w:rsidRPr="001966A3">
            <w:rPr>
              <w:rFonts w:ascii="Times New Roman" w:eastAsia="Times New Roman" w:hAnsi="Times New Roman" w:cs="Times New Roman"/>
              <w:i/>
              <w:iCs/>
              <w:sz w:val="24"/>
              <w:szCs w:val="28"/>
            </w:rPr>
            <w:t>.</w:t>
          </w:r>
          <w:r w:rsidR="00FE7B17" w:rsidRPr="001966A3">
            <w:rPr>
              <w:rFonts w:ascii="Times New Roman" w:eastAsia="Times New Roman" w:hAnsi="Times New Roman" w:cs="Times New Roman"/>
              <w:sz w:val="24"/>
              <w:szCs w:val="28"/>
            </w:rPr>
            <w:t>, 2022</w:t>
          </w:r>
          <w:r w:rsidR="00162444">
            <w:rPr>
              <w:rFonts w:ascii="Times New Roman" w:eastAsia="Times New Roman" w:hAnsi="Times New Roman" w:cs="Times New Roman"/>
              <w:sz w:val="24"/>
              <w:szCs w:val="28"/>
            </w:rPr>
            <w:t xml:space="preserve">, doi: </w:t>
          </w:r>
          <w:r w:rsidR="00AF0EBC">
            <w:rPr>
              <w:rFonts w:ascii="Times New Roman" w:eastAsia="Times New Roman" w:hAnsi="Times New Roman" w:cs="Times New Roman"/>
              <w:sz w:val="24"/>
              <w:szCs w:val="28"/>
            </w:rPr>
            <w:t>10.22541/au. 16630</w:t>
          </w:r>
          <w:r w:rsidR="00B23F85">
            <w:rPr>
              <w:rFonts w:ascii="Times New Roman" w:eastAsia="Times New Roman" w:hAnsi="Times New Roman" w:cs="Times New Roman"/>
              <w:sz w:val="24"/>
              <w:szCs w:val="28"/>
            </w:rPr>
            <w:t>89</w:t>
          </w:r>
          <w:r w:rsidR="00E6630E">
            <w:rPr>
              <w:rFonts w:ascii="Times New Roman" w:eastAsia="Times New Roman" w:hAnsi="Times New Roman" w:cs="Times New Roman"/>
              <w:sz w:val="24"/>
              <w:szCs w:val="28"/>
            </w:rPr>
            <w:t>76.63086986</w:t>
          </w:r>
        </w:p>
        <w:p w14:paraId="2B62E9AD" w14:textId="1E958A6E" w:rsidR="00C6271A" w:rsidRPr="001966A3" w:rsidRDefault="00C6271A" w:rsidP="000947BB">
          <w:pPr>
            <w:jc w:val="both"/>
            <w:rPr>
              <w:rFonts w:ascii="Times New Roman" w:eastAsia="Times New Roman" w:hAnsi="Times New Roman" w:cs="Times New Roman"/>
              <w:sz w:val="24"/>
              <w:szCs w:val="28"/>
            </w:rPr>
          </w:pPr>
          <w:bookmarkStart w:id="17" w:name="ref5"/>
          <w:r>
            <w:rPr>
              <w:rFonts w:ascii="Times New Roman" w:eastAsia="Times New Roman" w:hAnsi="Times New Roman" w:cs="Times New Roman"/>
              <w:sz w:val="24"/>
              <w:szCs w:val="28"/>
            </w:rPr>
            <w:t>[</w:t>
          </w:r>
          <w:r w:rsidR="00CB268D">
            <w:rPr>
              <w:rFonts w:ascii="Times New Roman" w:eastAsia="Times New Roman" w:hAnsi="Times New Roman" w:cs="Times New Roman"/>
              <w:sz w:val="24"/>
              <w:szCs w:val="28"/>
            </w:rPr>
            <w:t>6</w:t>
          </w:r>
          <w:r>
            <w:rPr>
              <w:rFonts w:ascii="Times New Roman" w:eastAsia="Times New Roman" w:hAnsi="Times New Roman" w:cs="Times New Roman"/>
              <w:sz w:val="24"/>
              <w:szCs w:val="28"/>
            </w:rPr>
            <w:t>]</w:t>
          </w:r>
          <w:r w:rsidR="000C5BAB">
            <w:rPr>
              <w:rFonts w:ascii="Times New Roman" w:eastAsia="Times New Roman" w:hAnsi="Times New Roman" w:cs="Times New Roman"/>
              <w:sz w:val="24"/>
              <w:szCs w:val="28"/>
            </w:rPr>
            <w:t xml:space="preserve">  </w:t>
          </w:r>
          <w:r>
            <w:rPr>
              <w:rFonts w:ascii="Times New Roman" w:eastAsia="Times New Roman" w:hAnsi="Times New Roman" w:cs="Times New Roman"/>
              <w:sz w:val="24"/>
              <w:szCs w:val="28"/>
            </w:rPr>
            <w:t xml:space="preserve"> </w:t>
          </w:r>
          <w:bookmarkEnd w:id="17"/>
          <w:r w:rsidRPr="00C6271A">
            <w:rPr>
              <w:rFonts w:ascii="Times New Roman" w:eastAsia="Times New Roman" w:hAnsi="Times New Roman" w:cs="Times New Roman"/>
              <w:sz w:val="24"/>
              <w:szCs w:val="28"/>
            </w:rPr>
            <w:t>S. Morgan. 2019 cybersecurity almanac: 100 facts, figures, predictions and statistics. Cisco and Cybersecurity Ventures.  https://cybersecurityventures.com/ cybersecurity-almanac-2019</w:t>
          </w:r>
        </w:p>
        <w:p w14:paraId="48187A34" w14:textId="1BBD13A2" w:rsidR="00FE7B17" w:rsidRDefault="661F2C36" w:rsidP="000947BB">
          <w:pPr>
            <w:jc w:val="both"/>
            <w:rPr>
              <w:sz w:val="24"/>
              <w:szCs w:val="28"/>
            </w:rPr>
          </w:pPr>
          <w:bookmarkStart w:id="18" w:name="ref6"/>
          <w:r w:rsidRPr="001966A3">
            <w:rPr>
              <w:sz w:val="24"/>
              <w:szCs w:val="28"/>
            </w:rPr>
            <w:t>[</w:t>
          </w:r>
          <w:r w:rsidR="00CB268D">
            <w:rPr>
              <w:sz w:val="24"/>
              <w:szCs w:val="28"/>
            </w:rPr>
            <w:t>7</w:t>
          </w:r>
          <w:r w:rsidRPr="001966A3">
            <w:rPr>
              <w:sz w:val="24"/>
              <w:szCs w:val="28"/>
            </w:rPr>
            <w:t>]</w:t>
          </w:r>
          <w:bookmarkEnd w:id="18"/>
          <w:r w:rsidRPr="001966A3">
            <w:rPr>
              <w:sz w:val="24"/>
              <w:szCs w:val="28"/>
            </w:rPr>
            <w:t xml:space="preserve"> Jinsu Kang*, Yoojae Won*. </w:t>
          </w:r>
          <w:r w:rsidR="00FC51B7">
            <w:rPr>
              <w:sz w:val="24"/>
              <w:szCs w:val="28"/>
            </w:rPr>
            <w:t>“</w:t>
          </w:r>
          <w:r w:rsidRPr="001966A3">
            <w:rPr>
              <w:sz w:val="24"/>
              <w:szCs w:val="28"/>
            </w:rPr>
            <w:t>A Study on Variant Malware Detection Techniques Using Static and Dynamic Features</w:t>
          </w:r>
          <w:r w:rsidR="00FC51B7">
            <w:rPr>
              <w:sz w:val="24"/>
              <w:szCs w:val="28"/>
            </w:rPr>
            <w:t>.”</w:t>
          </w:r>
          <w:r w:rsidRPr="001966A3">
            <w:rPr>
              <w:sz w:val="24"/>
              <w:szCs w:val="28"/>
            </w:rPr>
            <w:t xml:space="preserve"> </w:t>
          </w:r>
          <w:r w:rsidR="00FC51B7">
            <w:rPr>
              <w:sz w:val="24"/>
              <w:szCs w:val="28"/>
            </w:rPr>
            <w:t xml:space="preserve"> in JISP</w:t>
          </w:r>
          <w:r w:rsidR="001830D6">
            <w:rPr>
              <w:sz w:val="24"/>
              <w:szCs w:val="28"/>
            </w:rPr>
            <w:t xml:space="preserve">, vol. </w:t>
          </w:r>
          <w:r w:rsidR="00A863EC">
            <w:rPr>
              <w:sz w:val="24"/>
              <w:szCs w:val="28"/>
            </w:rPr>
            <w:t xml:space="preserve">16, </w:t>
          </w:r>
          <w:r w:rsidR="00A863EC" w:rsidRPr="00A863EC">
            <w:rPr>
              <w:sz w:val="24"/>
              <w:szCs w:val="28"/>
            </w:rPr>
            <w:t>No.4, pp.882</w:t>
          </w:r>
          <w:r w:rsidR="00A863EC">
            <w:rPr>
              <w:sz w:val="24"/>
              <w:szCs w:val="28"/>
            </w:rPr>
            <w:t>-</w:t>
          </w:r>
          <w:r w:rsidR="00A863EC" w:rsidRPr="00A863EC">
            <w:rPr>
              <w:sz w:val="24"/>
              <w:szCs w:val="28"/>
            </w:rPr>
            <w:t>895</w:t>
          </w:r>
          <w:r w:rsidR="00A863EC">
            <w:rPr>
              <w:sz w:val="24"/>
              <w:szCs w:val="28"/>
            </w:rPr>
            <w:t xml:space="preserve">, 2020, </w:t>
          </w:r>
          <w:r w:rsidR="00822C54" w:rsidRPr="001830D6">
            <w:rPr>
              <w:sz w:val="24"/>
              <w:szCs w:val="28"/>
            </w:rPr>
            <w:t>doi</w:t>
          </w:r>
          <w:r w:rsidR="001830D6">
            <w:rPr>
              <w:sz w:val="24"/>
              <w:szCs w:val="28"/>
            </w:rPr>
            <w:t xml:space="preserve">: </w:t>
          </w:r>
          <w:r w:rsidR="00822C54" w:rsidRPr="001830D6">
            <w:rPr>
              <w:sz w:val="24"/>
              <w:szCs w:val="28"/>
            </w:rPr>
            <w:t>0.3745/JIPS.03.0145</w:t>
          </w:r>
          <w:r w:rsidRPr="001966A3">
            <w:rPr>
              <w:sz w:val="24"/>
              <w:szCs w:val="28"/>
            </w:rPr>
            <w:t>.</w:t>
          </w:r>
        </w:p>
        <w:p w14:paraId="68AC3E71" w14:textId="26502226" w:rsidR="00D02182" w:rsidRPr="001966A3" w:rsidRDefault="00D02182" w:rsidP="000947BB">
          <w:pPr>
            <w:jc w:val="both"/>
            <w:rPr>
              <w:sz w:val="24"/>
              <w:szCs w:val="28"/>
            </w:rPr>
          </w:pPr>
          <w:bookmarkStart w:id="19" w:name="ref7"/>
          <w:r>
            <w:rPr>
              <w:sz w:val="24"/>
              <w:szCs w:val="28"/>
            </w:rPr>
            <w:t>[</w:t>
          </w:r>
          <w:r w:rsidR="00CB268D">
            <w:rPr>
              <w:sz w:val="24"/>
              <w:szCs w:val="28"/>
            </w:rPr>
            <w:t>8</w:t>
          </w:r>
          <w:r>
            <w:rPr>
              <w:sz w:val="24"/>
              <w:szCs w:val="28"/>
            </w:rPr>
            <w:t>]</w:t>
          </w:r>
          <w:bookmarkEnd w:id="19"/>
          <w:r>
            <w:rPr>
              <w:sz w:val="24"/>
              <w:szCs w:val="28"/>
            </w:rPr>
            <w:t xml:space="preserve"> </w:t>
          </w:r>
          <w:r w:rsidRPr="00D02182">
            <w:rPr>
              <w:sz w:val="24"/>
              <w:szCs w:val="28"/>
            </w:rPr>
            <w:t>S. Talukder, "Tools and techniques for malware detection and analysis</w:t>
          </w:r>
          <w:r w:rsidR="00BF5180">
            <w:rPr>
              <w:sz w:val="24"/>
              <w:szCs w:val="28"/>
            </w:rPr>
            <w:t xml:space="preserve">.” </w:t>
          </w:r>
          <w:r w:rsidR="009B249E" w:rsidRPr="009B249E">
            <w:rPr>
              <w:rFonts w:ascii="Times New Roman" w:hAnsi="Times New Roman" w:cs="Times New Roman"/>
              <w:sz w:val="24"/>
              <w:szCs w:val="28"/>
            </w:rPr>
            <w:t>Conference: arXiv.org</w:t>
          </w:r>
          <w:r w:rsidR="00FA7258">
            <w:rPr>
              <w:rFonts w:ascii="Times New Roman" w:hAnsi="Times New Roman" w:cs="Times New Roman"/>
              <w:sz w:val="24"/>
              <w:szCs w:val="28"/>
            </w:rPr>
            <w:t xml:space="preserve">, </w:t>
          </w:r>
        </w:p>
        <w:p w14:paraId="47AF8686" w14:textId="3A25EE1F" w:rsidR="00FE7B17" w:rsidRDefault="661F2C36" w:rsidP="000947BB">
          <w:pPr>
            <w:jc w:val="both"/>
            <w:rPr>
              <w:sz w:val="24"/>
              <w:szCs w:val="28"/>
            </w:rPr>
          </w:pPr>
          <w:bookmarkStart w:id="20" w:name="ref8"/>
          <w:r w:rsidRPr="001966A3">
            <w:rPr>
              <w:sz w:val="24"/>
              <w:szCs w:val="28"/>
            </w:rPr>
            <w:t>[</w:t>
          </w:r>
          <w:r w:rsidR="00CB268D">
            <w:rPr>
              <w:sz w:val="24"/>
              <w:szCs w:val="28"/>
            </w:rPr>
            <w:t>9</w:t>
          </w:r>
          <w:r w:rsidRPr="001966A3">
            <w:rPr>
              <w:sz w:val="24"/>
              <w:szCs w:val="28"/>
            </w:rPr>
            <w:t>]</w:t>
          </w:r>
          <w:bookmarkEnd w:id="10"/>
          <w:r w:rsidR="002F219D" w:rsidRPr="002F219D">
            <w:t xml:space="preserve"> </w:t>
          </w:r>
          <w:bookmarkEnd w:id="20"/>
          <w:r w:rsidR="002F219D" w:rsidRPr="002F219D">
            <w:rPr>
              <w:sz w:val="24"/>
              <w:szCs w:val="28"/>
            </w:rPr>
            <w:t>Yusirwan, Syarif &amp; Prayudi, Yudi &amp; Riadi, Imam. (2015). Implementation of Malware Analysis using Static and Dynamic Analysis Method. International Journal of Computer Applications</w:t>
          </w:r>
          <w:r w:rsidR="003327AD">
            <w:rPr>
              <w:sz w:val="24"/>
              <w:szCs w:val="28"/>
            </w:rPr>
            <w:t>, vol.</w:t>
          </w:r>
          <w:r w:rsidR="002F219D" w:rsidRPr="002F219D">
            <w:rPr>
              <w:sz w:val="24"/>
              <w:szCs w:val="28"/>
            </w:rPr>
            <w:t>117</w:t>
          </w:r>
          <w:r w:rsidR="003327AD">
            <w:rPr>
              <w:sz w:val="24"/>
              <w:szCs w:val="28"/>
            </w:rPr>
            <w:t>,</w:t>
          </w:r>
          <w:r w:rsidR="00056641">
            <w:rPr>
              <w:sz w:val="24"/>
              <w:szCs w:val="28"/>
            </w:rPr>
            <w:t xml:space="preserve"> 2015</w:t>
          </w:r>
          <w:r w:rsidR="002F219D" w:rsidRPr="002F219D">
            <w:rPr>
              <w:sz w:val="24"/>
              <w:szCs w:val="28"/>
            </w:rPr>
            <w:t xml:space="preserve">. </w:t>
          </w:r>
          <w:r w:rsidR="003327AD">
            <w:rPr>
              <w:sz w:val="24"/>
              <w:szCs w:val="28"/>
            </w:rPr>
            <w:t xml:space="preserve">Doi: </w:t>
          </w:r>
          <w:r w:rsidR="002F219D" w:rsidRPr="002F219D">
            <w:rPr>
              <w:sz w:val="24"/>
              <w:szCs w:val="28"/>
            </w:rPr>
            <w:t>10.5120/20557-2943.</w:t>
          </w:r>
        </w:p>
        <w:p w14:paraId="63373AD1" w14:textId="0D8EB01C" w:rsidR="00B87C61" w:rsidRDefault="00B87C61" w:rsidP="000947BB">
          <w:pPr>
            <w:rPr>
              <w:sz w:val="28"/>
              <w:szCs w:val="28"/>
            </w:rPr>
          </w:pPr>
        </w:p>
        <w:p w14:paraId="3606E6E2" w14:textId="77777777" w:rsidR="00B87C61" w:rsidRDefault="00B87C61" w:rsidP="000947BB">
          <w:pPr>
            <w:rPr>
              <w:sz w:val="28"/>
              <w:szCs w:val="28"/>
            </w:rPr>
          </w:pPr>
        </w:p>
        <w:p w14:paraId="6417D0EC" w14:textId="77777777" w:rsidR="00FE7B17" w:rsidRDefault="00FE7B17" w:rsidP="000947BB">
          <w:pPr>
            <w:rPr>
              <w:rFonts w:ascii="Times New Roman" w:eastAsia="Tahoma" w:hAnsi="Times New Roman" w:cs="Times New Roman"/>
              <w:b/>
              <w:color w:val="242424"/>
              <w:sz w:val="32"/>
              <w:szCs w:val="28"/>
            </w:rPr>
          </w:pPr>
        </w:p>
        <w:p w14:paraId="09E402D9" w14:textId="186DD641" w:rsidR="00FE7B17" w:rsidRDefault="00FE7B17" w:rsidP="000947BB">
          <w:pPr>
            <w:rPr>
              <w:rFonts w:ascii="Times New Roman" w:eastAsia="Tahoma" w:hAnsi="Times New Roman" w:cs="Times New Roman"/>
              <w:b/>
              <w:color w:val="242424"/>
              <w:sz w:val="32"/>
              <w:szCs w:val="28"/>
            </w:rPr>
          </w:pPr>
          <w:r>
            <w:rPr>
              <w:rFonts w:ascii="Times New Roman" w:eastAsia="Tahoma" w:hAnsi="Times New Roman" w:cs="Times New Roman"/>
              <w:b/>
              <w:color w:val="242424"/>
              <w:sz w:val="32"/>
              <w:szCs w:val="28"/>
            </w:rPr>
            <w:br w:type="page"/>
          </w:r>
        </w:p>
        <w:p w14:paraId="48C12DBD" w14:textId="77777777" w:rsidR="00FE7B17" w:rsidRDefault="00FE7B17" w:rsidP="000947BB">
          <w:pPr>
            <w:rPr>
              <w:rFonts w:ascii="Times New Roman" w:eastAsia="Tahoma" w:hAnsi="Times New Roman" w:cs="Times New Roman"/>
              <w:b/>
              <w:color w:val="242424"/>
              <w:sz w:val="32"/>
              <w:szCs w:val="28"/>
            </w:rPr>
            <w:sectPr w:rsidR="00FE7B17" w:rsidSect="00C63FE7">
              <w:type w:val="continuous"/>
              <w:pgSz w:w="11906" w:h="16838"/>
              <w:pgMar w:top="1560" w:right="1440" w:bottom="1440" w:left="1440" w:header="708" w:footer="708" w:gutter="0"/>
              <w:pgNumType w:start="0"/>
              <w:cols w:space="708"/>
              <w:titlePg/>
              <w:docGrid w:linePitch="360"/>
            </w:sectPr>
          </w:pPr>
        </w:p>
        <w:p w14:paraId="07762CC2" w14:textId="418AEE47" w:rsidR="004C29B6" w:rsidRPr="00102B18" w:rsidRDefault="00000000" w:rsidP="000947BB">
          <w:pPr>
            <w:rPr>
              <w:rFonts w:ascii="Times New Roman" w:eastAsia="Tahoma" w:hAnsi="Times New Roman" w:cs="Times New Roman"/>
              <w:b/>
              <w:color w:val="242424"/>
              <w:sz w:val="32"/>
              <w:szCs w:val="28"/>
            </w:rPr>
            <w:sectPr w:rsidR="004C29B6" w:rsidRPr="00102B18" w:rsidSect="00C63FE7">
              <w:type w:val="continuous"/>
              <w:pgSz w:w="11906" w:h="16838"/>
              <w:pgMar w:top="1440" w:right="1440" w:bottom="1440" w:left="1440" w:header="708" w:footer="708" w:gutter="0"/>
              <w:pgNumType w:start="0"/>
              <w:cols w:space="708"/>
              <w:titlePg/>
              <w:docGrid w:linePitch="360"/>
            </w:sectPr>
          </w:pPr>
        </w:p>
      </w:sdtContent>
    </w:sdt>
    <w:p w14:paraId="1EF3E645" w14:textId="77777777" w:rsidR="00102B18" w:rsidRDefault="00102B18" w:rsidP="000947BB">
      <w:pPr>
        <w:rPr>
          <w:rFonts w:ascii="Times New Roman" w:eastAsia="Tahoma" w:hAnsi="Times New Roman" w:cs="Times New Roman"/>
          <w:color w:val="242424"/>
          <w:sz w:val="28"/>
          <w:szCs w:val="28"/>
        </w:rPr>
        <w:sectPr w:rsidR="00102B18" w:rsidSect="00C63FE7">
          <w:type w:val="continuous"/>
          <w:pgSz w:w="11906" w:h="16838"/>
          <w:pgMar w:top="1440" w:right="1440" w:bottom="1440" w:left="1440" w:header="708" w:footer="708" w:gutter="0"/>
          <w:pgNumType w:start="0"/>
          <w:cols w:space="708"/>
          <w:titlePg/>
          <w:docGrid w:linePitch="360"/>
        </w:sectPr>
      </w:pPr>
    </w:p>
    <w:p w14:paraId="269EAB60" w14:textId="7CDC14CE" w:rsidR="003E6319" w:rsidRPr="001B0617" w:rsidRDefault="003E6319" w:rsidP="000947BB">
      <w:pPr>
        <w:rPr>
          <w:sz w:val="28"/>
          <w:szCs w:val="28"/>
        </w:rPr>
      </w:pPr>
    </w:p>
    <w:sectPr w:rsidR="003E6319" w:rsidRPr="001B0617" w:rsidSect="00C63FE7">
      <w:footerReference w:type="first" r:id="rId3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F51A0" w14:textId="77777777" w:rsidR="00C63FE7" w:rsidRDefault="00C63FE7" w:rsidP="003544D3">
      <w:pPr>
        <w:spacing w:after="0" w:line="240" w:lineRule="auto"/>
      </w:pPr>
      <w:r>
        <w:separator/>
      </w:r>
    </w:p>
  </w:endnote>
  <w:endnote w:type="continuationSeparator" w:id="0">
    <w:p w14:paraId="576E4D45" w14:textId="77777777" w:rsidR="00C63FE7" w:rsidRDefault="00C63FE7" w:rsidP="003544D3">
      <w:pPr>
        <w:spacing w:after="0" w:line="240" w:lineRule="auto"/>
      </w:pPr>
      <w:r>
        <w:continuationSeparator/>
      </w:r>
    </w:p>
  </w:endnote>
  <w:endnote w:type="continuationNotice" w:id="1">
    <w:p w14:paraId="6D7420D4" w14:textId="77777777" w:rsidR="00C63FE7" w:rsidRDefault="00C63F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AA9DA" w14:textId="77777777" w:rsidR="00A21BED" w:rsidRPr="00324444" w:rsidRDefault="00A21BED">
    <w:pPr>
      <w:pStyle w:val="Footer"/>
      <w:jc w:val="center"/>
      <w:rPr>
        <w:rFonts w:ascii="Times New Roman" w:hAnsi="Times New Roman" w:cs="Times New Roman"/>
        <w:b/>
        <w:caps/>
        <w:noProof/>
        <w:sz w:val="24"/>
      </w:rPr>
    </w:pPr>
    <w:r w:rsidRPr="00324444">
      <w:rPr>
        <w:rFonts w:ascii="Times New Roman" w:hAnsi="Times New Roman" w:cs="Times New Roman"/>
        <w:b/>
        <w:caps/>
        <w:sz w:val="24"/>
      </w:rPr>
      <w:fldChar w:fldCharType="begin"/>
    </w:r>
    <w:r w:rsidRPr="00324444">
      <w:rPr>
        <w:rFonts w:ascii="Times New Roman" w:hAnsi="Times New Roman" w:cs="Times New Roman"/>
        <w:b/>
        <w:caps/>
        <w:sz w:val="24"/>
      </w:rPr>
      <w:instrText xml:space="preserve"> PAGE   \* MERGEFORMAT </w:instrText>
    </w:r>
    <w:r w:rsidRPr="00324444">
      <w:rPr>
        <w:rFonts w:ascii="Times New Roman" w:hAnsi="Times New Roman" w:cs="Times New Roman"/>
        <w:b/>
        <w:caps/>
        <w:sz w:val="24"/>
      </w:rPr>
      <w:fldChar w:fldCharType="separate"/>
    </w:r>
    <w:r w:rsidRPr="00324444">
      <w:rPr>
        <w:rFonts w:ascii="Times New Roman" w:hAnsi="Times New Roman" w:cs="Times New Roman"/>
        <w:b/>
        <w:caps/>
        <w:noProof/>
        <w:sz w:val="24"/>
      </w:rPr>
      <w:t>2</w:t>
    </w:r>
    <w:r w:rsidRPr="00324444">
      <w:rPr>
        <w:rFonts w:ascii="Times New Roman" w:hAnsi="Times New Roman" w:cs="Times New Roman"/>
        <w:b/>
        <w:caps/>
        <w:noProof/>
        <w:sz w:val="24"/>
      </w:rPr>
      <w:fldChar w:fldCharType="end"/>
    </w:r>
  </w:p>
  <w:p w14:paraId="1F08DC19" w14:textId="77777777" w:rsidR="00A21BED" w:rsidRDefault="00A21B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F415A" w14:textId="77777777" w:rsidR="00A21BED" w:rsidRDefault="00A21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34CC9" w14:textId="77777777" w:rsidR="00C63FE7" w:rsidRDefault="00C63FE7" w:rsidP="003544D3">
      <w:pPr>
        <w:spacing w:after="0" w:line="240" w:lineRule="auto"/>
      </w:pPr>
      <w:r>
        <w:separator/>
      </w:r>
    </w:p>
  </w:footnote>
  <w:footnote w:type="continuationSeparator" w:id="0">
    <w:p w14:paraId="369272B2" w14:textId="77777777" w:rsidR="00C63FE7" w:rsidRDefault="00C63FE7" w:rsidP="003544D3">
      <w:pPr>
        <w:spacing w:after="0" w:line="240" w:lineRule="auto"/>
      </w:pPr>
      <w:r>
        <w:continuationSeparator/>
      </w:r>
    </w:p>
  </w:footnote>
  <w:footnote w:type="continuationNotice" w:id="1">
    <w:p w14:paraId="597FEDD0" w14:textId="77777777" w:rsidR="00C63FE7" w:rsidRDefault="00C63F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42B4B" w14:textId="2494BB7B" w:rsidR="00A21BED" w:rsidRDefault="00A21BED">
    <w:pPr>
      <w:pStyle w:val="Header"/>
    </w:pPr>
    <w:r>
      <w:rPr>
        <w:noProof/>
        <w:lang w:eastAsia="en-IN"/>
      </w:rPr>
      <mc:AlternateContent>
        <mc:Choice Requires="wps">
          <w:drawing>
            <wp:anchor distT="0" distB="0" distL="114300" distR="114300" simplePos="0" relativeHeight="251658241" behindDoc="0" locked="0" layoutInCell="0" allowOverlap="1" wp14:anchorId="106661A1" wp14:editId="39F4FDFF">
              <wp:simplePos x="0" y="0"/>
              <wp:positionH relativeFrom="margin">
                <wp:posOffset>0</wp:posOffset>
              </wp:positionH>
              <wp:positionV relativeFrom="topMargin">
                <wp:posOffset>312420</wp:posOffset>
              </wp:positionV>
              <wp:extent cx="6645910" cy="170815"/>
              <wp:effectExtent l="0" t="0" r="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591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47A78" w14:textId="49E1979F" w:rsidR="00A21BED" w:rsidRDefault="00A21BED">
                          <w:pPr>
                            <w:spacing w:after="0" w:line="240" w:lineRule="auto"/>
                            <w:jc w:val="right"/>
                            <w:rPr>
                              <w:noProof/>
                            </w:rPr>
                          </w:pPr>
                          <w:r>
                            <w:rPr>
                              <w:noProof/>
                            </w:rPr>
                            <w:t>Malware Analysis Report</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06661A1" id="_x0000_t202" coordsize="21600,21600" o:spt="202" path="m,l,21600r21600,l21600,xe">
              <v:stroke joinstyle="miter"/>
              <v:path gradientshapeok="t" o:connecttype="rect"/>
            </v:shapetype>
            <v:shape id="Text Box 3" o:spid="_x0000_s1033" type="#_x0000_t202" style="position:absolute;margin-left:0;margin-top:24.6pt;width:523.3pt;height:13.45pt;z-index:251658241;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" o:allowincell="f" filled="f" stroked="f">
              <v:textbox style="mso-fit-shape-to-text:t" inset=",0,,0">
                <w:txbxContent>
                  <w:p w14:paraId="5A947A78" w14:textId="49E1979F" w:rsidR="00A21BED" w:rsidRDefault="00A21BED">
                    <w:pPr>
                      <w:spacing w:after="0" w:line="240" w:lineRule="auto"/>
                      <w:jc w:val="right"/>
                      <w:rPr>
                        <w:noProof/>
                      </w:rPr>
                    </w:pPr>
                    <w:r>
                      <w:rPr>
                        <w:noProof/>
                      </w:rPr>
                      <w:t>Malware Analysis Report</w:t>
                    </w:r>
                  </w:p>
                </w:txbxContent>
              </v:textbox>
              <w10:wrap anchorx="margin" anchory="margin"/>
            </v:shape>
          </w:pict>
        </mc:Fallback>
      </mc:AlternateContent>
    </w:r>
  </w:p>
  <w:p w14:paraId="6CE373BC" w14:textId="4C98FFA8" w:rsidR="00A21BED" w:rsidRDefault="00A21BED">
    <w:pPr>
      <w:pStyle w:val="Header"/>
    </w:pPr>
    <w:r>
      <w:rPr>
        <w:noProof/>
        <w:lang w:eastAsia="en-IN"/>
      </w:rPr>
      <mc:AlternateContent>
        <mc:Choice Requires="wps">
          <w:drawing>
            <wp:anchor distT="0" distB="0" distL="114300" distR="114300" simplePos="0" relativeHeight="251658240" behindDoc="0" locked="0" layoutInCell="0" allowOverlap="1" wp14:anchorId="4602ECF6" wp14:editId="79496724">
              <wp:simplePos x="0" y="0"/>
              <wp:positionH relativeFrom="page">
                <wp:align>right</wp:align>
              </wp:positionH>
              <wp:positionV relativeFrom="topMargin">
                <wp:align>center</wp:align>
              </wp:positionV>
              <wp:extent cx="911860" cy="170815"/>
              <wp:effectExtent l="0" t="0" r="0"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DBF6609" w14:textId="77777777" w:rsidR="00A21BED" w:rsidRDefault="00A21BED">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4602ECF6" id="Text Box 4" o:spid="_x0000_s1034" type="#_x0000_t202" style="position:absolute;margin-left:20.6pt;margin-top:0;width:71.8pt;height:13.45pt;z-index:2516582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" o:allowincell="f" fillcolor="#a8d08d [1945]" stroked="f">
              <v:textbox style="mso-fit-shape-to-text:t" inset=",0,,0">
                <w:txbxContent>
                  <w:p w14:paraId="4DBF6609" w14:textId="77777777" w:rsidR="00A21BED" w:rsidRDefault="00A21BED">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752352"/>
      <w:placeholder>
        <w:docPart w:val="18A67873F48A4127863415D0AF10C507"/>
      </w:placeholder>
      <w:temporary/>
      <w:showingPlcHdr/>
      <w15:appearance w15:val="hidden"/>
    </w:sdtPr>
    <w:sdtContent>
      <w:p w14:paraId="572B628C" w14:textId="77777777" w:rsidR="00A21BED" w:rsidRDefault="00A21BED">
        <w:pPr>
          <w:pStyle w:val="Header"/>
        </w:pPr>
        <w:r>
          <w:t>[Type here]</w:t>
        </w:r>
      </w:p>
    </w:sdtContent>
  </w:sdt>
  <w:p w14:paraId="22438B8B" w14:textId="09DF50CC" w:rsidR="00A21BED" w:rsidRDefault="00A21B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E44D6" w14:textId="1A4F2368" w:rsidR="00A21BED" w:rsidRDefault="00A21BED">
    <w:pPr>
      <w:pStyle w:val="Header"/>
    </w:pPr>
  </w:p>
</w:hdr>
</file>

<file path=word/intelligence2.xml><?xml version="1.0" encoding="utf-8"?>
<int2:intelligence xmlns:int2="http://schemas.microsoft.com/office/intelligence/2020/intelligence" xmlns:oel="http://schemas.microsoft.com/office/2019/extlst">
  <int2:observations>
    <int2:textHash int2:hashCode="XM4FsrD+D2uPzY" int2:id="0peQ5nfQ">
      <int2:state int2:value="Rejected" int2:type="AugLoop_Text_Critique"/>
    </int2:textHash>
    <int2:textHash int2:hashCode="i2JUrwYnASbxRo" int2:id="2Ki84UU0">
      <int2:state int2:value="Rejected" int2:type="AugLoop_Text_Critique"/>
    </int2:textHash>
    <int2:textHash int2:hashCode="KmWgUJYhgbObHT" int2:id="6A9tTRGC">
      <int2:state int2:value="Rejected" int2:type="AugLoop_Text_Critique"/>
    </int2:textHash>
    <int2:textHash int2:hashCode="+Pf+gT9+UehsO0" int2:id="6DeNKsnN">
      <int2:state int2:value="Rejected" int2:type="AugLoop_Text_Critique"/>
    </int2:textHash>
    <int2:textHash int2:hashCode="uAg3YdzSMA+K/R" int2:id="AIHcSeBd">
      <int2:state int2:value="Rejected" int2:type="AugLoop_Text_Critique"/>
    </int2:textHash>
    <int2:textHash int2:hashCode="gbrzqXbOvm568P" int2:id="CdmHz3ij">
      <int2:state int2:value="Rejected" int2:type="AugLoop_Text_Critique"/>
    </int2:textHash>
    <int2:textHash int2:hashCode="DNejehSFHPw5Qr" int2:id="GtAOX9Vy">
      <int2:state int2:value="Rejected" int2:type="AugLoop_Text_Critique"/>
    </int2:textHash>
    <int2:textHash int2:hashCode="+t7H01d7fFWPEw" int2:id="MsKvWRgW">
      <int2:state int2:value="Rejected" int2:type="AugLoop_Text_Critique"/>
    </int2:textHash>
    <int2:textHash int2:hashCode="D20vtDv9nMrULo" int2:id="SJugbYIh">
      <int2:state int2:value="Rejected" int2:type="AugLoop_Text_Critique"/>
    </int2:textHash>
    <int2:textHash int2:hashCode="MvEX1zQsOF1sUg" int2:id="SxpQwlXK">
      <int2:state int2:value="Rejected" int2:type="AugLoop_Text_Critique"/>
    </int2:textHash>
    <int2:textHash int2:hashCode="UbgunJB3LHpR3V" int2:id="UvlTOT87">
      <int2:state int2:value="Rejected" int2:type="AugLoop_Text_Critique"/>
    </int2:textHash>
    <int2:textHash int2:hashCode="SeV4J+TKkFE+e9" int2:id="VRZPlQAn">
      <int2:state int2:value="Rejected" int2:type="AugLoop_Text_Critique"/>
    </int2:textHash>
    <int2:textHash int2:hashCode="Ylf4TNjsbsSImA" int2:id="XCUWT5nD">
      <int2:state int2:value="Rejected" int2:type="AugLoop_Text_Critique"/>
    </int2:textHash>
    <int2:textHash int2:hashCode="tJ2IgvFc+8zrZ8" int2:id="XMe5QPcm">
      <int2:state int2:value="Rejected" int2:type="AugLoop_Text_Critique"/>
    </int2:textHash>
    <int2:textHash int2:hashCode="G8Inv17PIN/OUW" int2:id="ZMxJEYZH">
      <int2:state int2:value="Rejected" int2:type="AugLoop_Text_Critique"/>
    </int2:textHash>
    <int2:textHash int2:hashCode="DtGDIqijUqIdRO" int2:id="Zf9XkY48">
      <int2:state int2:value="Rejected" int2:type="AugLoop_Text_Critique"/>
    </int2:textHash>
    <int2:textHash int2:hashCode="5KuRFMmyF/1H9/" int2:id="ZiNvrK4j">
      <int2:state int2:value="Rejected" int2:type="AugLoop_Text_Critique"/>
    </int2:textHash>
    <int2:textHash int2:hashCode="BPtNThZeEUf+Zr" int2:id="gemBNNLn">
      <int2:state int2:value="Rejected" int2:type="AugLoop_Text_Critique"/>
    </int2:textHash>
    <int2:textHash int2:hashCode="lEKU9ASarEGrun" int2:id="mBqqXkCm">
      <int2:state int2:value="Rejected" int2:type="AugLoop_Text_Critique"/>
    </int2:textHash>
    <int2:textHash int2:hashCode="o947XF75u+xyXg" int2:id="n2IL1B7S">
      <int2:state int2:value="Rejected" int2:type="AugLoop_Text_Critique"/>
    </int2:textHash>
    <int2:textHash int2:hashCode="ClNhYU+jWo+Qrv" int2:id="qaJ9SZRO">
      <int2:state int2:value="Rejected" int2:type="AugLoop_Text_Critique"/>
    </int2:textHash>
    <int2:textHash int2:hashCode="ewnzblLx/mgkkY" int2:id="smZRBqHB">
      <int2:state int2:value="Rejected" int2:type="AugLoop_Text_Critique"/>
    </int2:textHash>
    <int2:textHash int2:hashCode="X2v3OaJdLi1b5J" int2:id="vjUHBRQX">
      <int2:state int2:value="Rejected" int2:type="AugLoop_Text_Critique"/>
    </int2:textHash>
    <int2:textHash int2:hashCode="J1pksoNvP69C22" int2:id="yyqW7nq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E09B3"/>
    <w:multiLevelType w:val="multilevel"/>
    <w:tmpl w:val="9F96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508FD"/>
    <w:multiLevelType w:val="multilevel"/>
    <w:tmpl w:val="FCF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FD024A"/>
    <w:multiLevelType w:val="multilevel"/>
    <w:tmpl w:val="EC809CA6"/>
    <w:lvl w:ilvl="0">
      <w:start w:val="1"/>
      <w:numFmt w:val="decimal"/>
      <w:lvlText w:val="%1"/>
      <w:lvlJc w:val="left"/>
      <w:pPr>
        <w:ind w:left="564" w:hanging="564"/>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3" w15:restartNumberingAfterBreak="0">
    <w:nsid w:val="126B3A94"/>
    <w:multiLevelType w:val="multilevel"/>
    <w:tmpl w:val="E64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372F2"/>
    <w:multiLevelType w:val="multilevel"/>
    <w:tmpl w:val="FB6A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5758B"/>
    <w:multiLevelType w:val="hybridMultilevel"/>
    <w:tmpl w:val="7A069C62"/>
    <w:lvl w:ilvl="0" w:tplc="4009000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 w15:restartNumberingAfterBreak="0">
    <w:nsid w:val="16FE3759"/>
    <w:multiLevelType w:val="hybridMultilevel"/>
    <w:tmpl w:val="0F8AA85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7" w15:restartNumberingAfterBreak="0">
    <w:nsid w:val="17542761"/>
    <w:multiLevelType w:val="multilevel"/>
    <w:tmpl w:val="EB4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B06635"/>
    <w:multiLevelType w:val="multilevel"/>
    <w:tmpl w:val="951A7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EF6D53"/>
    <w:multiLevelType w:val="hybridMultilevel"/>
    <w:tmpl w:val="9ECC799E"/>
    <w:lvl w:ilvl="0" w:tplc="676E88BC">
      <w:numFmt w:val="bullet"/>
      <w:lvlText w:val=""/>
      <w:lvlJc w:val="left"/>
      <w:pPr>
        <w:tabs>
          <w:tab w:val="num" w:pos="113"/>
        </w:tabs>
        <w:ind w:left="-227" w:firstLine="227"/>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0" w15:restartNumberingAfterBreak="0">
    <w:nsid w:val="1BBA7391"/>
    <w:multiLevelType w:val="multilevel"/>
    <w:tmpl w:val="AD08A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72025E"/>
    <w:multiLevelType w:val="hybridMultilevel"/>
    <w:tmpl w:val="ECD065B2"/>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AC1448"/>
    <w:multiLevelType w:val="hybridMultilevel"/>
    <w:tmpl w:val="6C28B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B814CB"/>
    <w:multiLevelType w:val="hybridMultilevel"/>
    <w:tmpl w:val="C12E994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4" w15:restartNumberingAfterBreak="0">
    <w:nsid w:val="32912FCC"/>
    <w:multiLevelType w:val="multilevel"/>
    <w:tmpl w:val="BF68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B170C"/>
    <w:multiLevelType w:val="multilevel"/>
    <w:tmpl w:val="CF44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A76F62"/>
    <w:multiLevelType w:val="hybridMultilevel"/>
    <w:tmpl w:val="1E4EFA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6C031B"/>
    <w:multiLevelType w:val="hybridMultilevel"/>
    <w:tmpl w:val="39783AA0"/>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F3B0438"/>
    <w:multiLevelType w:val="multilevel"/>
    <w:tmpl w:val="060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33CFF"/>
    <w:multiLevelType w:val="hybridMultilevel"/>
    <w:tmpl w:val="6A26CACE"/>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0" w15:restartNumberingAfterBreak="0">
    <w:nsid w:val="48FD5659"/>
    <w:multiLevelType w:val="multilevel"/>
    <w:tmpl w:val="B6AC94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ADD4FCB"/>
    <w:multiLevelType w:val="hybridMultilevel"/>
    <w:tmpl w:val="AC48C4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B5D059A"/>
    <w:multiLevelType w:val="hybridMultilevel"/>
    <w:tmpl w:val="8BD84B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33324A4"/>
    <w:multiLevelType w:val="hybridMultilevel"/>
    <w:tmpl w:val="DBB2B9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CB5A83"/>
    <w:multiLevelType w:val="hybridMultilevel"/>
    <w:tmpl w:val="22906B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8B73099"/>
    <w:multiLevelType w:val="hybridMultilevel"/>
    <w:tmpl w:val="D07E0F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5B580D05"/>
    <w:multiLevelType w:val="hybridMultilevel"/>
    <w:tmpl w:val="FF9CC836"/>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7" w15:restartNumberingAfterBreak="0">
    <w:nsid w:val="5E0D5686"/>
    <w:multiLevelType w:val="multilevel"/>
    <w:tmpl w:val="881E53BE"/>
    <w:lvl w:ilvl="0">
      <w:start w:val="1"/>
      <w:numFmt w:val="decimal"/>
      <w:lvlText w:val="%1"/>
      <w:lvlJc w:val="left"/>
      <w:pPr>
        <w:ind w:left="720" w:hanging="720"/>
      </w:pPr>
      <w:rPr>
        <w:b w:val="0"/>
        <w:vertAlign w:val="baseline"/>
      </w:rPr>
    </w:lvl>
    <w:lvl w:ilvl="1">
      <w:start w:val="1"/>
      <w:numFmt w:val="decimal"/>
      <w:lvlText w:val="%1.%2"/>
      <w:lvlJc w:val="left"/>
      <w:pPr>
        <w:ind w:left="1429" w:hanging="720"/>
      </w:pPr>
      <w:rPr>
        <w:b w:val="0"/>
        <w:color w:val="auto"/>
        <w:vertAlign w:val="baseline"/>
      </w:rPr>
    </w:lvl>
    <w:lvl w:ilvl="2">
      <w:start w:val="1"/>
      <w:numFmt w:val="decimal"/>
      <w:lvlText w:val="%1.%2.%3"/>
      <w:lvlJc w:val="left"/>
      <w:pPr>
        <w:ind w:left="2160" w:hanging="720"/>
      </w:pPr>
      <w:rPr>
        <w:b w:val="0"/>
        <w:vertAlign w:val="baseline"/>
      </w:rPr>
    </w:lvl>
    <w:lvl w:ilvl="3">
      <w:start w:val="1"/>
      <w:numFmt w:val="decimal"/>
      <w:lvlText w:val="%1.%2.%3.%4"/>
      <w:lvlJc w:val="left"/>
      <w:pPr>
        <w:ind w:left="2880" w:hanging="720"/>
      </w:pPr>
      <w:rPr>
        <w:b w:val="0"/>
        <w:vertAlign w:val="baseline"/>
      </w:rPr>
    </w:lvl>
    <w:lvl w:ilvl="4">
      <w:start w:val="1"/>
      <w:numFmt w:val="decimal"/>
      <w:lvlText w:val="%1.%2.%3.%4.%5"/>
      <w:lvlJc w:val="left"/>
      <w:pPr>
        <w:ind w:left="3960" w:hanging="1080"/>
      </w:pPr>
      <w:rPr>
        <w:b w:val="0"/>
        <w:vertAlign w:val="baseline"/>
      </w:rPr>
    </w:lvl>
    <w:lvl w:ilvl="5">
      <w:start w:val="1"/>
      <w:numFmt w:val="decimal"/>
      <w:lvlText w:val="%1.%2.%3.%4.%5.%6"/>
      <w:lvlJc w:val="left"/>
      <w:pPr>
        <w:ind w:left="4680" w:hanging="1080"/>
      </w:pPr>
      <w:rPr>
        <w:b w:val="0"/>
        <w:vertAlign w:val="baseline"/>
      </w:rPr>
    </w:lvl>
    <w:lvl w:ilvl="6">
      <w:start w:val="1"/>
      <w:numFmt w:val="decimal"/>
      <w:lvlText w:val="%1.%2.%3.%4.%5.%6.%7"/>
      <w:lvlJc w:val="left"/>
      <w:pPr>
        <w:ind w:left="5760" w:hanging="1440"/>
      </w:pPr>
      <w:rPr>
        <w:b w:val="0"/>
        <w:vertAlign w:val="baseline"/>
      </w:rPr>
    </w:lvl>
    <w:lvl w:ilvl="7">
      <w:start w:val="1"/>
      <w:numFmt w:val="decimal"/>
      <w:lvlText w:val="%1.%2.%3.%4.%5.%6.%7.%8"/>
      <w:lvlJc w:val="left"/>
      <w:pPr>
        <w:ind w:left="6480" w:hanging="1440"/>
      </w:pPr>
      <w:rPr>
        <w:b w:val="0"/>
        <w:vertAlign w:val="baseline"/>
      </w:rPr>
    </w:lvl>
    <w:lvl w:ilvl="8">
      <w:start w:val="1"/>
      <w:numFmt w:val="decimal"/>
      <w:lvlText w:val="%1.%2.%3.%4.%5.%6.%7.%8.%9"/>
      <w:lvlJc w:val="left"/>
      <w:pPr>
        <w:ind w:left="7560" w:hanging="1800"/>
      </w:pPr>
      <w:rPr>
        <w:b w:val="0"/>
        <w:vertAlign w:val="baseline"/>
      </w:rPr>
    </w:lvl>
  </w:abstractNum>
  <w:abstractNum w:abstractNumId="28" w15:restartNumberingAfterBreak="0">
    <w:nsid w:val="6344F71D"/>
    <w:multiLevelType w:val="hybridMultilevel"/>
    <w:tmpl w:val="CFE40ADE"/>
    <w:lvl w:ilvl="0" w:tplc="31EC8DA0">
      <w:start w:val="1"/>
      <w:numFmt w:val="bullet"/>
      <w:lvlText w:val=""/>
      <w:lvlJc w:val="left"/>
      <w:pPr>
        <w:ind w:left="502" w:hanging="360"/>
      </w:pPr>
      <w:rPr>
        <w:rFonts w:ascii="Symbol" w:hAnsi="Symbol" w:hint="default"/>
      </w:rPr>
    </w:lvl>
    <w:lvl w:ilvl="1" w:tplc="A54A8188">
      <w:start w:val="1"/>
      <w:numFmt w:val="bullet"/>
      <w:lvlText w:val="o"/>
      <w:lvlJc w:val="left"/>
      <w:pPr>
        <w:ind w:left="1222" w:hanging="360"/>
      </w:pPr>
      <w:rPr>
        <w:rFonts w:ascii="Courier New" w:hAnsi="Courier New" w:cs="Times New Roman" w:hint="default"/>
      </w:rPr>
    </w:lvl>
    <w:lvl w:ilvl="2" w:tplc="C278175E">
      <w:start w:val="1"/>
      <w:numFmt w:val="bullet"/>
      <w:lvlText w:val=""/>
      <w:lvlJc w:val="left"/>
      <w:pPr>
        <w:ind w:left="1942" w:hanging="360"/>
      </w:pPr>
      <w:rPr>
        <w:rFonts w:ascii="Wingdings" w:hAnsi="Wingdings" w:hint="default"/>
      </w:rPr>
    </w:lvl>
    <w:lvl w:ilvl="3" w:tplc="D5EC4CB6">
      <w:start w:val="1"/>
      <w:numFmt w:val="bullet"/>
      <w:lvlText w:val=""/>
      <w:lvlJc w:val="left"/>
      <w:pPr>
        <w:ind w:left="2662" w:hanging="360"/>
      </w:pPr>
      <w:rPr>
        <w:rFonts w:ascii="Symbol" w:hAnsi="Symbol" w:hint="default"/>
      </w:rPr>
    </w:lvl>
    <w:lvl w:ilvl="4" w:tplc="380EEC5A">
      <w:start w:val="1"/>
      <w:numFmt w:val="bullet"/>
      <w:lvlText w:val="o"/>
      <w:lvlJc w:val="left"/>
      <w:pPr>
        <w:ind w:left="3382" w:hanging="360"/>
      </w:pPr>
      <w:rPr>
        <w:rFonts w:ascii="Courier New" w:hAnsi="Courier New" w:cs="Times New Roman" w:hint="default"/>
      </w:rPr>
    </w:lvl>
    <w:lvl w:ilvl="5" w:tplc="C52CD69E">
      <w:start w:val="1"/>
      <w:numFmt w:val="bullet"/>
      <w:lvlText w:val=""/>
      <w:lvlJc w:val="left"/>
      <w:pPr>
        <w:ind w:left="4102" w:hanging="360"/>
      </w:pPr>
      <w:rPr>
        <w:rFonts w:ascii="Wingdings" w:hAnsi="Wingdings" w:hint="default"/>
      </w:rPr>
    </w:lvl>
    <w:lvl w:ilvl="6" w:tplc="19F08942">
      <w:start w:val="1"/>
      <w:numFmt w:val="bullet"/>
      <w:lvlText w:val=""/>
      <w:lvlJc w:val="left"/>
      <w:pPr>
        <w:ind w:left="4822" w:hanging="360"/>
      </w:pPr>
      <w:rPr>
        <w:rFonts w:ascii="Symbol" w:hAnsi="Symbol" w:hint="default"/>
      </w:rPr>
    </w:lvl>
    <w:lvl w:ilvl="7" w:tplc="4E208B60">
      <w:start w:val="1"/>
      <w:numFmt w:val="bullet"/>
      <w:lvlText w:val="o"/>
      <w:lvlJc w:val="left"/>
      <w:pPr>
        <w:ind w:left="5542" w:hanging="360"/>
      </w:pPr>
      <w:rPr>
        <w:rFonts w:ascii="Courier New" w:hAnsi="Courier New" w:cs="Times New Roman" w:hint="default"/>
      </w:rPr>
    </w:lvl>
    <w:lvl w:ilvl="8" w:tplc="7A0EF5AE">
      <w:start w:val="1"/>
      <w:numFmt w:val="bullet"/>
      <w:lvlText w:val=""/>
      <w:lvlJc w:val="left"/>
      <w:pPr>
        <w:ind w:left="6262" w:hanging="360"/>
      </w:pPr>
      <w:rPr>
        <w:rFonts w:ascii="Wingdings" w:hAnsi="Wingdings" w:hint="default"/>
      </w:rPr>
    </w:lvl>
  </w:abstractNum>
  <w:abstractNum w:abstractNumId="29" w15:restartNumberingAfterBreak="0">
    <w:nsid w:val="695073D5"/>
    <w:multiLevelType w:val="multilevel"/>
    <w:tmpl w:val="ECDC68AA"/>
    <w:lvl w:ilvl="0">
      <w:start w:val="1"/>
      <w:numFmt w:val="bullet"/>
      <w:lvlText w:val="●"/>
      <w:lvlJc w:val="left"/>
      <w:pPr>
        <w:ind w:left="50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FF3046C"/>
    <w:multiLevelType w:val="multilevel"/>
    <w:tmpl w:val="8D0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E4655"/>
    <w:multiLevelType w:val="hybridMultilevel"/>
    <w:tmpl w:val="E2E65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04075921">
    <w:abstractNumId w:val="19"/>
  </w:num>
  <w:num w:numId="2" w16cid:durableId="1234047591">
    <w:abstractNumId w:val="6"/>
  </w:num>
  <w:num w:numId="3" w16cid:durableId="466894203">
    <w:abstractNumId w:val="31"/>
  </w:num>
  <w:num w:numId="4" w16cid:durableId="1399942121">
    <w:abstractNumId w:val="9"/>
  </w:num>
  <w:num w:numId="5" w16cid:durableId="1268003642">
    <w:abstractNumId w:val="21"/>
  </w:num>
  <w:num w:numId="6" w16cid:durableId="1338262884">
    <w:abstractNumId w:val="25"/>
  </w:num>
  <w:num w:numId="7" w16cid:durableId="2142654122">
    <w:abstractNumId w:val="5"/>
    <w:lvlOverride w:ilvl="0">
      <w:startOverride w:val="1"/>
    </w:lvlOverride>
    <w:lvlOverride w:ilvl="1"/>
    <w:lvlOverride w:ilvl="2"/>
    <w:lvlOverride w:ilvl="3"/>
    <w:lvlOverride w:ilvl="4"/>
    <w:lvlOverride w:ilvl="5"/>
    <w:lvlOverride w:ilvl="6"/>
    <w:lvlOverride w:ilvl="7"/>
    <w:lvlOverride w:ilvl="8"/>
  </w:num>
  <w:num w:numId="8" w16cid:durableId="128280897">
    <w:abstractNumId w:val="24"/>
  </w:num>
  <w:num w:numId="9" w16cid:durableId="619074809">
    <w:abstractNumId w:val="3"/>
  </w:num>
  <w:num w:numId="10" w16cid:durableId="866988977">
    <w:abstractNumId w:val="16"/>
  </w:num>
  <w:num w:numId="11" w16cid:durableId="406609529">
    <w:abstractNumId w:val="12"/>
  </w:num>
  <w:num w:numId="12" w16cid:durableId="37559465">
    <w:abstractNumId w:val="23"/>
  </w:num>
  <w:num w:numId="13" w16cid:durableId="632709787">
    <w:abstractNumId w:val="27"/>
  </w:num>
  <w:num w:numId="14" w16cid:durableId="1023361867">
    <w:abstractNumId w:val="29"/>
  </w:num>
  <w:num w:numId="15" w16cid:durableId="1246455140">
    <w:abstractNumId w:val="28"/>
  </w:num>
  <w:num w:numId="16" w16cid:durableId="1595625305">
    <w:abstractNumId w:val="11"/>
  </w:num>
  <w:num w:numId="17" w16cid:durableId="679936937">
    <w:abstractNumId w:val="22"/>
  </w:num>
  <w:num w:numId="18" w16cid:durableId="2784707">
    <w:abstractNumId w:val="20"/>
  </w:num>
  <w:num w:numId="19" w16cid:durableId="1380397893">
    <w:abstractNumId w:val="17"/>
  </w:num>
  <w:num w:numId="20" w16cid:durableId="1740009021">
    <w:abstractNumId w:val="2"/>
  </w:num>
  <w:num w:numId="21" w16cid:durableId="328676199">
    <w:abstractNumId w:val="8"/>
  </w:num>
  <w:num w:numId="22" w16cid:durableId="442194227">
    <w:abstractNumId w:val="10"/>
  </w:num>
  <w:num w:numId="23" w16cid:durableId="332344627">
    <w:abstractNumId w:val="26"/>
  </w:num>
  <w:num w:numId="24" w16cid:durableId="1269237400">
    <w:abstractNumId w:val="0"/>
  </w:num>
  <w:num w:numId="25" w16cid:durableId="2054426104">
    <w:abstractNumId w:val="1"/>
  </w:num>
  <w:num w:numId="26" w16cid:durableId="1583946940">
    <w:abstractNumId w:val="7"/>
  </w:num>
  <w:num w:numId="27" w16cid:durableId="1879970200">
    <w:abstractNumId w:val="15"/>
  </w:num>
  <w:num w:numId="28" w16cid:durableId="932593629">
    <w:abstractNumId w:val="18"/>
  </w:num>
  <w:num w:numId="29" w16cid:durableId="65692537">
    <w:abstractNumId w:val="4"/>
  </w:num>
  <w:num w:numId="30" w16cid:durableId="800660425">
    <w:abstractNumId w:val="14"/>
  </w:num>
  <w:num w:numId="31" w16cid:durableId="692805767">
    <w:abstractNumId w:val="5"/>
  </w:num>
  <w:num w:numId="32" w16cid:durableId="296420905">
    <w:abstractNumId w:val="13"/>
  </w:num>
  <w:num w:numId="33" w16cid:durableId="2065254448">
    <w:abstractNumId w:val="3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doNotDisplayPageBoundaries/>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4D3"/>
    <w:rsid w:val="00000743"/>
    <w:rsid w:val="000011BD"/>
    <w:rsid w:val="00002D58"/>
    <w:rsid w:val="000035E3"/>
    <w:rsid w:val="000079B0"/>
    <w:rsid w:val="00007DB8"/>
    <w:rsid w:val="00011E9B"/>
    <w:rsid w:val="00017CBA"/>
    <w:rsid w:val="000218F2"/>
    <w:rsid w:val="00025541"/>
    <w:rsid w:val="0002558F"/>
    <w:rsid w:val="00025D85"/>
    <w:rsid w:val="00025D9F"/>
    <w:rsid w:val="00026217"/>
    <w:rsid w:val="000301F0"/>
    <w:rsid w:val="00030AF0"/>
    <w:rsid w:val="000338A3"/>
    <w:rsid w:val="00034C01"/>
    <w:rsid w:val="00034D8A"/>
    <w:rsid w:val="000350BE"/>
    <w:rsid w:val="00042E26"/>
    <w:rsid w:val="000437DC"/>
    <w:rsid w:val="000450FB"/>
    <w:rsid w:val="00045ABA"/>
    <w:rsid w:val="000508FF"/>
    <w:rsid w:val="0005105E"/>
    <w:rsid w:val="00056641"/>
    <w:rsid w:val="000606E3"/>
    <w:rsid w:val="0006148B"/>
    <w:rsid w:val="0006405A"/>
    <w:rsid w:val="00066171"/>
    <w:rsid w:val="000672FA"/>
    <w:rsid w:val="0007373C"/>
    <w:rsid w:val="00073C3B"/>
    <w:rsid w:val="000800B5"/>
    <w:rsid w:val="00080879"/>
    <w:rsid w:val="000812DF"/>
    <w:rsid w:val="000815E8"/>
    <w:rsid w:val="00082529"/>
    <w:rsid w:val="00086A75"/>
    <w:rsid w:val="00087193"/>
    <w:rsid w:val="00091E55"/>
    <w:rsid w:val="000947BB"/>
    <w:rsid w:val="00096043"/>
    <w:rsid w:val="000B1F1C"/>
    <w:rsid w:val="000B2059"/>
    <w:rsid w:val="000B4737"/>
    <w:rsid w:val="000B6A45"/>
    <w:rsid w:val="000B7204"/>
    <w:rsid w:val="000B7CA2"/>
    <w:rsid w:val="000C0A7B"/>
    <w:rsid w:val="000C282E"/>
    <w:rsid w:val="000C5BAB"/>
    <w:rsid w:val="000D3475"/>
    <w:rsid w:val="000D5142"/>
    <w:rsid w:val="000D6651"/>
    <w:rsid w:val="000D6F53"/>
    <w:rsid w:val="000D76AB"/>
    <w:rsid w:val="000E0334"/>
    <w:rsid w:val="000E16E2"/>
    <w:rsid w:val="000F0BEC"/>
    <w:rsid w:val="000F5876"/>
    <w:rsid w:val="00100245"/>
    <w:rsid w:val="00101830"/>
    <w:rsid w:val="00101C31"/>
    <w:rsid w:val="00102B18"/>
    <w:rsid w:val="00103FB0"/>
    <w:rsid w:val="00110C5D"/>
    <w:rsid w:val="00114594"/>
    <w:rsid w:val="0011582E"/>
    <w:rsid w:val="00117277"/>
    <w:rsid w:val="001236D5"/>
    <w:rsid w:val="001251B1"/>
    <w:rsid w:val="00135825"/>
    <w:rsid w:val="00136C4F"/>
    <w:rsid w:val="001416EB"/>
    <w:rsid w:val="00142E76"/>
    <w:rsid w:val="0014677F"/>
    <w:rsid w:val="00150E5A"/>
    <w:rsid w:val="00153816"/>
    <w:rsid w:val="00160C88"/>
    <w:rsid w:val="001613BA"/>
    <w:rsid w:val="00162444"/>
    <w:rsid w:val="0016699A"/>
    <w:rsid w:val="00167B38"/>
    <w:rsid w:val="00173A39"/>
    <w:rsid w:val="0017793B"/>
    <w:rsid w:val="001816DD"/>
    <w:rsid w:val="001830D6"/>
    <w:rsid w:val="00183F54"/>
    <w:rsid w:val="001861B9"/>
    <w:rsid w:val="00186611"/>
    <w:rsid w:val="00187D30"/>
    <w:rsid w:val="00192692"/>
    <w:rsid w:val="00192EA5"/>
    <w:rsid w:val="00193695"/>
    <w:rsid w:val="0019548B"/>
    <w:rsid w:val="001966A3"/>
    <w:rsid w:val="001A4DDB"/>
    <w:rsid w:val="001B0617"/>
    <w:rsid w:val="001B4258"/>
    <w:rsid w:val="001B66FE"/>
    <w:rsid w:val="001C0AEC"/>
    <w:rsid w:val="001C10CA"/>
    <w:rsid w:val="001C417B"/>
    <w:rsid w:val="001C5EBC"/>
    <w:rsid w:val="001C6EE5"/>
    <w:rsid w:val="001D366D"/>
    <w:rsid w:val="001D412A"/>
    <w:rsid w:val="001D553E"/>
    <w:rsid w:val="001D6A96"/>
    <w:rsid w:val="001D714D"/>
    <w:rsid w:val="001E014B"/>
    <w:rsid w:val="001E7D4A"/>
    <w:rsid w:val="001F060E"/>
    <w:rsid w:val="001F1E99"/>
    <w:rsid w:val="001F412D"/>
    <w:rsid w:val="001F5EB2"/>
    <w:rsid w:val="001F661D"/>
    <w:rsid w:val="00200E50"/>
    <w:rsid w:val="002013F1"/>
    <w:rsid w:val="0020237B"/>
    <w:rsid w:val="00202618"/>
    <w:rsid w:val="00202D65"/>
    <w:rsid w:val="00203DDB"/>
    <w:rsid w:val="0020409B"/>
    <w:rsid w:val="002141B1"/>
    <w:rsid w:val="002161EE"/>
    <w:rsid w:val="0021776C"/>
    <w:rsid w:val="0022101A"/>
    <w:rsid w:val="00223CAC"/>
    <w:rsid w:val="0024211C"/>
    <w:rsid w:val="00242C49"/>
    <w:rsid w:val="002432E8"/>
    <w:rsid w:val="00243C91"/>
    <w:rsid w:val="002448C1"/>
    <w:rsid w:val="00246B32"/>
    <w:rsid w:val="00251332"/>
    <w:rsid w:val="00252A17"/>
    <w:rsid w:val="00253F40"/>
    <w:rsid w:val="002542AD"/>
    <w:rsid w:val="00262835"/>
    <w:rsid w:val="00265043"/>
    <w:rsid w:val="00274473"/>
    <w:rsid w:val="00274DCF"/>
    <w:rsid w:val="0027503A"/>
    <w:rsid w:val="00280FDB"/>
    <w:rsid w:val="00281208"/>
    <w:rsid w:val="00281CBB"/>
    <w:rsid w:val="00285C62"/>
    <w:rsid w:val="00286942"/>
    <w:rsid w:val="00286A40"/>
    <w:rsid w:val="00290234"/>
    <w:rsid w:val="00291E5F"/>
    <w:rsid w:val="002920AB"/>
    <w:rsid w:val="00293A55"/>
    <w:rsid w:val="002979CF"/>
    <w:rsid w:val="00297BD3"/>
    <w:rsid w:val="002A4E0D"/>
    <w:rsid w:val="002A4E12"/>
    <w:rsid w:val="002A6744"/>
    <w:rsid w:val="002B12B1"/>
    <w:rsid w:val="002B225F"/>
    <w:rsid w:val="002B3BEE"/>
    <w:rsid w:val="002B5086"/>
    <w:rsid w:val="002C2AA6"/>
    <w:rsid w:val="002C5493"/>
    <w:rsid w:val="002C5920"/>
    <w:rsid w:val="002C7CED"/>
    <w:rsid w:val="002D12F3"/>
    <w:rsid w:val="002D7C67"/>
    <w:rsid w:val="002E0E1F"/>
    <w:rsid w:val="002E21A2"/>
    <w:rsid w:val="002E4993"/>
    <w:rsid w:val="002E527D"/>
    <w:rsid w:val="002E5D79"/>
    <w:rsid w:val="002E7872"/>
    <w:rsid w:val="002F219D"/>
    <w:rsid w:val="002F4020"/>
    <w:rsid w:val="002F5591"/>
    <w:rsid w:val="002F55DA"/>
    <w:rsid w:val="00300F6B"/>
    <w:rsid w:val="00301998"/>
    <w:rsid w:val="00301E20"/>
    <w:rsid w:val="00304214"/>
    <w:rsid w:val="00304E34"/>
    <w:rsid w:val="00305BCF"/>
    <w:rsid w:val="0030737F"/>
    <w:rsid w:val="00312117"/>
    <w:rsid w:val="00320162"/>
    <w:rsid w:val="003222B6"/>
    <w:rsid w:val="003240AD"/>
    <w:rsid w:val="00324444"/>
    <w:rsid w:val="003303F2"/>
    <w:rsid w:val="003327AD"/>
    <w:rsid w:val="00350C42"/>
    <w:rsid w:val="003517CF"/>
    <w:rsid w:val="003522B2"/>
    <w:rsid w:val="003544D3"/>
    <w:rsid w:val="00363849"/>
    <w:rsid w:val="00364AB8"/>
    <w:rsid w:val="00365997"/>
    <w:rsid w:val="00365A92"/>
    <w:rsid w:val="00366358"/>
    <w:rsid w:val="00366540"/>
    <w:rsid w:val="003702B9"/>
    <w:rsid w:val="00372E87"/>
    <w:rsid w:val="00374894"/>
    <w:rsid w:val="00374E65"/>
    <w:rsid w:val="00376158"/>
    <w:rsid w:val="00377D5A"/>
    <w:rsid w:val="00381224"/>
    <w:rsid w:val="003820C9"/>
    <w:rsid w:val="00384C5B"/>
    <w:rsid w:val="0038636E"/>
    <w:rsid w:val="00386E92"/>
    <w:rsid w:val="003909A9"/>
    <w:rsid w:val="00394D60"/>
    <w:rsid w:val="003A1B52"/>
    <w:rsid w:val="003A2296"/>
    <w:rsid w:val="003A6D4C"/>
    <w:rsid w:val="003A72BF"/>
    <w:rsid w:val="003A7D8E"/>
    <w:rsid w:val="003B1B73"/>
    <w:rsid w:val="003B458D"/>
    <w:rsid w:val="003C16CB"/>
    <w:rsid w:val="003C45DD"/>
    <w:rsid w:val="003D0B85"/>
    <w:rsid w:val="003D2C76"/>
    <w:rsid w:val="003D5ECD"/>
    <w:rsid w:val="003D7A74"/>
    <w:rsid w:val="003D7C61"/>
    <w:rsid w:val="003E4FA4"/>
    <w:rsid w:val="003E53FA"/>
    <w:rsid w:val="003E6319"/>
    <w:rsid w:val="003E648F"/>
    <w:rsid w:val="003F08B9"/>
    <w:rsid w:val="003F1073"/>
    <w:rsid w:val="003F1684"/>
    <w:rsid w:val="003F3E75"/>
    <w:rsid w:val="003F7FB4"/>
    <w:rsid w:val="00402132"/>
    <w:rsid w:val="00404F49"/>
    <w:rsid w:val="00414916"/>
    <w:rsid w:val="00417C7E"/>
    <w:rsid w:val="0042612E"/>
    <w:rsid w:val="00426750"/>
    <w:rsid w:val="0043073F"/>
    <w:rsid w:val="00431C93"/>
    <w:rsid w:val="004379FA"/>
    <w:rsid w:val="00440107"/>
    <w:rsid w:val="00441609"/>
    <w:rsid w:val="004435F2"/>
    <w:rsid w:val="004473EC"/>
    <w:rsid w:val="004476D7"/>
    <w:rsid w:val="00450B3B"/>
    <w:rsid w:val="00455F14"/>
    <w:rsid w:val="004635F6"/>
    <w:rsid w:val="00467596"/>
    <w:rsid w:val="004723AF"/>
    <w:rsid w:val="00475D36"/>
    <w:rsid w:val="004774C1"/>
    <w:rsid w:val="00481ACC"/>
    <w:rsid w:val="00484450"/>
    <w:rsid w:val="004933AE"/>
    <w:rsid w:val="004974A7"/>
    <w:rsid w:val="004A13BE"/>
    <w:rsid w:val="004A427F"/>
    <w:rsid w:val="004A43BC"/>
    <w:rsid w:val="004A68DD"/>
    <w:rsid w:val="004C29B6"/>
    <w:rsid w:val="004C329E"/>
    <w:rsid w:val="004D0629"/>
    <w:rsid w:val="004E2093"/>
    <w:rsid w:val="004E5429"/>
    <w:rsid w:val="004F3113"/>
    <w:rsid w:val="004F731C"/>
    <w:rsid w:val="004F73A4"/>
    <w:rsid w:val="0050390C"/>
    <w:rsid w:val="005071B1"/>
    <w:rsid w:val="005102FA"/>
    <w:rsid w:val="0051372C"/>
    <w:rsid w:val="0051787A"/>
    <w:rsid w:val="00521DBC"/>
    <w:rsid w:val="00526B43"/>
    <w:rsid w:val="00527D3D"/>
    <w:rsid w:val="005329A6"/>
    <w:rsid w:val="00532FDF"/>
    <w:rsid w:val="005334E7"/>
    <w:rsid w:val="005431B4"/>
    <w:rsid w:val="00543BC2"/>
    <w:rsid w:val="005462AC"/>
    <w:rsid w:val="005515B6"/>
    <w:rsid w:val="0055173B"/>
    <w:rsid w:val="005527FA"/>
    <w:rsid w:val="0055432C"/>
    <w:rsid w:val="00557D49"/>
    <w:rsid w:val="005604BA"/>
    <w:rsid w:val="00561A95"/>
    <w:rsid w:val="0056419C"/>
    <w:rsid w:val="00565463"/>
    <w:rsid w:val="00566948"/>
    <w:rsid w:val="005676AE"/>
    <w:rsid w:val="00567B46"/>
    <w:rsid w:val="00571341"/>
    <w:rsid w:val="005722B1"/>
    <w:rsid w:val="00572C27"/>
    <w:rsid w:val="005733EE"/>
    <w:rsid w:val="005825E6"/>
    <w:rsid w:val="005910F8"/>
    <w:rsid w:val="005932E9"/>
    <w:rsid w:val="00593F49"/>
    <w:rsid w:val="0059442A"/>
    <w:rsid w:val="00597790"/>
    <w:rsid w:val="005A1CDD"/>
    <w:rsid w:val="005A389F"/>
    <w:rsid w:val="005A50DA"/>
    <w:rsid w:val="005B180E"/>
    <w:rsid w:val="005B2FCF"/>
    <w:rsid w:val="005B5AD2"/>
    <w:rsid w:val="005B6602"/>
    <w:rsid w:val="005C0AA9"/>
    <w:rsid w:val="005C0C61"/>
    <w:rsid w:val="005C1860"/>
    <w:rsid w:val="005C5EA6"/>
    <w:rsid w:val="005D0239"/>
    <w:rsid w:val="005D03BF"/>
    <w:rsid w:val="005D0E35"/>
    <w:rsid w:val="005D3340"/>
    <w:rsid w:val="005D53BE"/>
    <w:rsid w:val="005D6AF4"/>
    <w:rsid w:val="005D6FBE"/>
    <w:rsid w:val="005D7715"/>
    <w:rsid w:val="005D784F"/>
    <w:rsid w:val="005E3C2E"/>
    <w:rsid w:val="005E40F9"/>
    <w:rsid w:val="005E6E77"/>
    <w:rsid w:val="005E7AC6"/>
    <w:rsid w:val="005F3AEB"/>
    <w:rsid w:val="005F4CD8"/>
    <w:rsid w:val="005F599C"/>
    <w:rsid w:val="0060000F"/>
    <w:rsid w:val="00604E29"/>
    <w:rsid w:val="006132C6"/>
    <w:rsid w:val="00615D72"/>
    <w:rsid w:val="006204C2"/>
    <w:rsid w:val="00621F42"/>
    <w:rsid w:val="00622BF3"/>
    <w:rsid w:val="00623613"/>
    <w:rsid w:val="00627FAF"/>
    <w:rsid w:val="006319BD"/>
    <w:rsid w:val="006333E1"/>
    <w:rsid w:val="00640BD0"/>
    <w:rsid w:val="006427A0"/>
    <w:rsid w:val="00642FA5"/>
    <w:rsid w:val="006457A5"/>
    <w:rsid w:val="00645899"/>
    <w:rsid w:val="00645C01"/>
    <w:rsid w:val="00646701"/>
    <w:rsid w:val="00650081"/>
    <w:rsid w:val="00650B5D"/>
    <w:rsid w:val="00653910"/>
    <w:rsid w:val="00660042"/>
    <w:rsid w:val="00664613"/>
    <w:rsid w:val="00664FDB"/>
    <w:rsid w:val="006660A5"/>
    <w:rsid w:val="00666938"/>
    <w:rsid w:val="0067202C"/>
    <w:rsid w:val="00677333"/>
    <w:rsid w:val="00686C73"/>
    <w:rsid w:val="00687E67"/>
    <w:rsid w:val="00692260"/>
    <w:rsid w:val="00693D2B"/>
    <w:rsid w:val="00694C7B"/>
    <w:rsid w:val="00697F96"/>
    <w:rsid w:val="006A2476"/>
    <w:rsid w:val="006A50EB"/>
    <w:rsid w:val="006A51DA"/>
    <w:rsid w:val="006B4255"/>
    <w:rsid w:val="006B7109"/>
    <w:rsid w:val="006B7E41"/>
    <w:rsid w:val="006C1CF0"/>
    <w:rsid w:val="006C3E5C"/>
    <w:rsid w:val="006C4367"/>
    <w:rsid w:val="006C45B9"/>
    <w:rsid w:val="006C71F3"/>
    <w:rsid w:val="006C7966"/>
    <w:rsid w:val="006D143B"/>
    <w:rsid w:val="006D15DD"/>
    <w:rsid w:val="006D27EB"/>
    <w:rsid w:val="006D6980"/>
    <w:rsid w:val="006D7172"/>
    <w:rsid w:val="006E1C96"/>
    <w:rsid w:val="006E1DED"/>
    <w:rsid w:val="006E487C"/>
    <w:rsid w:val="006E59F6"/>
    <w:rsid w:val="006F2DE5"/>
    <w:rsid w:val="006F46C8"/>
    <w:rsid w:val="00700AEA"/>
    <w:rsid w:val="00703768"/>
    <w:rsid w:val="00713EFB"/>
    <w:rsid w:val="00715F30"/>
    <w:rsid w:val="00722AA4"/>
    <w:rsid w:val="007319EC"/>
    <w:rsid w:val="00733F66"/>
    <w:rsid w:val="00743D96"/>
    <w:rsid w:val="00746D47"/>
    <w:rsid w:val="00754DBA"/>
    <w:rsid w:val="007564BF"/>
    <w:rsid w:val="00757B18"/>
    <w:rsid w:val="007704C9"/>
    <w:rsid w:val="00777C27"/>
    <w:rsid w:val="0078014B"/>
    <w:rsid w:val="007803BA"/>
    <w:rsid w:val="00781293"/>
    <w:rsid w:val="00783910"/>
    <w:rsid w:val="00791191"/>
    <w:rsid w:val="007922E5"/>
    <w:rsid w:val="007A0A9C"/>
    <w:rsid w:val="007A0CB6"/>
    <w:rsid w:val="007A3324"/>
    <w:rsid w:val="007A3615"/>
    <w:rsid w:val="007A50E9"/>
    <w:rsid w:val="007B5546"/>
    <w:rsid w:val="007B7C09"/>
    <w:rsid w:val="007C1A1B"/>
    <w:rsid w:val="007C1E14"/>
    <w:rsid w:val="007C3A0C"/>
    <w:rsid w:val="007C437D"/>
    <w:rsid w:val="007D7CE1"/>
    <w:rsid w:val="007E32DB"/>
    <w:rsid w:val="007E33BE"/>
    <w:rsid w:val="007E55EC"/>
    <w:rsid w:val="007F0A6A"/>
    <w:rsid w:val="007F4D62"/>
    <w:rsid w:val="0080281E"/>
    <w:rsid w:val="008055F4"/>
    <w:rsid w:val="00805936"/>
    <w:rsid w:val="00814F86"/>
    <w:rsid w:val="00821BEE"/>
    <w:rsid w:val="00822237"/>
    <w:rsid w:val="00822C54"/>
    <w:rsid w:val="0082672F"/>
    <w:rsid w:val="00834DBB"/>
    <w:rsid w:val="008372A7"/>
    <w:rsid w:val="00837E58"/>
    <w:rsid w:val="00853F0A"/>
    <w:rsid w:val="00855739"/>
    <w:rsid w:val="00871B14"/>
    <w:rsid w:val="0087362F"/>
    <w:rsid w:val="008762C5"/>
    <w:rsid w:val="008807B7"/>
    <w:rsid w:val="00880B2B"/>
    <w:rsid w:val="00880FEA"/>
    <w:rsid w:val="0088294C"/>
    <w:rsid w:val="0089182C"/>
    <w:rsid w:val="00893B71"/>
    <w:rsid w:val="00894BB5"/>
    <w:rsid w:val="00895CC5"/>
    <w:rsid w:val="008A0C7D"/>
    <w:rsid w:val="008A3CCC"/>
    <w:rsid w:val="008A576D"/>
    <w:rsid w:val="008A62E3"/>
    <w:rsid w:val="008B02F6"/>
    <w:rsid w:val="008B36E2"/>
    <w:rsid w:val="008B6EB0"/>
    <w:rsid w:val="008C03FB"/>
    <w:rsid w:val="008C0847"/>
    <w:rsid w:val="008C1938"/>
    <w:rsid w:val="008C368C"/>
    <w:rsid w:val="008C446B"/>
    <w:rsid w:val="008D1216"/>
    <w:rsid w:val="008D28FB"/>
    <w:rsid w:val="008D3E5C"/>
    <w:rsid w:val="008D41B5"/>
    <w:rsid w:val="008D4CEE"/>
    <w:rsid w:val="008D7A3A"/>
    <w:rsid w:val="008D7EEF"/>
    <w:rsid w:val="008E032F"/>
    <w:rsid w:val="008E2367"/>
    <w:rsid w:val="008E2C99"/>
    <w:rsid w:val="008F1DA8"/>
    <w:rsid w:val="008F1F8A"/>
    <w:rsid w:val="008F30B7"/>
    <w:rsid w:val="008F45AD"/>
    <w:rsid w:val="008F7ABA"/>
    <w:rsid w:val="00900D89"/>
    <w:rsid w:val="009013DD"/>
    <w:rsid w:val="0090395F"/>
    <w:rsid w:val="00917B68"/>
    <w:rsid w:val="00920323"/>
    <w:rsid w:val="00920E58"/>
    <w:rsid w:val="0093088E"/>
    <w:rsid w:val="0093108C"/>
    <w:rsid w:val="00932AE7"/>
    <w:rsid w:val="009400A7"/>
    <w:rsid w:val="009467D0"/>
    <w:rsid w:val="00950488"/>
    <w:rsid w:val="009508FC"/>
    <w:rsid w:val="00950C9C"/>
    <w:rsid w:val="0095162A"/>
    <w:rsid w:val="0096096C"/>
    <w:rsid w:val="009610B6"/>
    <w:rsid w:val="0096234F"/>
    <w:rsid w:val="0096262F"/>
    <w:rsid w:val="0096454F"/>
    <w:rsid w:val="00965279"/>
    <w:rsid w:val="0098272C"/>
    <w:rsid w:val="00984DE4"/>
    <w:rsid w:val="00986A51"/>
    <w:rsid w:val="00993CBF"/>
    <w:rsid w:val="00993CED"/>
    <w:rsid w:val="00995CE3"/>
    <w:rsid w:val="0099603D"/>
    <w:rsid w:val="0099638B"/>
    <w:rsid w:val="009A3EAF"/>
    <w:rsid w:val="009B0C03"/>
    <w:rsid w:val="009B249E"/>
    <w:rsid w:val="009B33EC"/>
    <w:rsid w:val="009C1124"/>
    <w:rsid w:val="009C1C54"/>
    <w:rsid w:val="009C2981"/>
    <w:rsid w:val="009C2B2E"/>
    <w:rsid w:val="009C3682"/>
    <w:rsid w:val="009C41C6"/>
    <w:rsid w:val="009D00A1"/>
    <w:rsid w:val="009D3F5E"/>
    <w:rsid w:val="009D4A34"/>
    <w:rsid w:val="009E32BE"/>
    <w:rsid w:val="009E3F25"/>
    <w:rsid w:val="009E5646"/>
    <w:rsid w:val="009E68DE"/>
    <w:rsid w:val="009F0B05"/>
    <w:rsid w:val="009F2BE0"/>
    <w:rsid w:val="00A03032"/>
    <w:rsid w:val="00A060CA"/>
    <w:rsid w:val="00A11DDA"/>
    <w:rsid w:val="00A20A88"/>
    <w:rsid w:val="00A21BED"/>
    <w:rsid w:val="00A225BD"/>
    <w:rsid w:val="00A243CC"/>
    <w:rsid w:val="00A26732"/>
    <w:rsid w:val="00A3343F"/>
    <w:rsid w:val="00A345B7"/>
    <w:rsid w:val="00A372B5"/>
    <w:rsid w:val="00A3765A"/>
    <w:rsid w:val="00A46CD7"/>
    <w:rsid w:val="00A50ED0"/>
    <w:rsid w:val="00A53D4A"/>
    <w:rsid w:val="00A6021B"/>
    <w:rsid w:val="00A63510"/>
    <w:rsid w:val="00A6637C"/>
    <w:rsid w:val="00A75B84"/>
    <w:rsid w:val="00A76A0B"/>
    <w:rsid w:val="00A863EC"/>
    <w:rsid w:val="00A870DD"/>
    <w:rsid w:val="00A938AA"/>
    <w:rsid w:val="00A94A24"/>
    <w:rsid w:val="00A972C3"/>
    <w:rsid w:val="00AA1E25"/>
    <w:rsid w:val="00AA3563"/>
    <w:rsid w:val="00AA381A"/>
    <w:rsid w:val="00AA7A71"/>
    <w:rsid w:val="00AB030E"/>
    <w:rsid w:val="00AB2842"/>
    <w:rsid w:val="00AB285E"/>
    <w:rsid w:val="00AB28FC"/>
    <w:rsid w:val="00AB4B15"/>
    <w:rsid w:val="00AB4EF0"/>
    <w:rsid w:val="00AB63C0"/>
    <w:rsid w:val="00AB6593"/>
    <w:rsid w:val="00AC0758"/>
    <w:rsid w:val="00AC46AC"/>
    <w:rsid w:val="00AC7372"/>
    <w:rsid w:val="00AE6FC6"/>
    <w:rsid w:val="00AE7B99"/>
    <w:rsid w:val="00AF032C"/>
    <w:rsid w:val="00AF0497"/>
    <w:rsid w:val="00AF0EBC"/>
    <w:rsid w:val="00AF20D8"/>
    <w:rsid w:val="00AF63BD"/>
    <w:rsid w:val="00B05BB8"/>
    <w:rsid w:val="00B060CB"/>
    <w:rsid w:val="00B10F4E"/>
    <w:rsid w:val="00B138AD"/>
    <w:rsid w:val="00B14111"/>
    <w:rsid w:val="00B23F85"/>
    <w:rsid w:val="00B25486"/>
    <w:rsid w:val="00B27CE4"/>
    <w:rsid w:val="00B32641"/>
    <w:rsid w:val="00B360A0"/>
    <w:rsid w:val="00B37AD0"/>
    <w:rsid w:val="00B40205"/>
    <w:rsid w:val="00B40652"/>
    <w:rsid w:val="00B4101D"/>
    <w:rsid w:val="00B4350B"/>
    <w:rsid w:val="00B44595"/>
    <w:rsid w:val="00B518E4"/>
    <w:rsid w:val="00B5457A"/>
    <w:rsid w:val="00B579BF"/>
    <w:rsid w:val="00B61742"/>
    <w:rsid w:val="00B64623"/>
    <w:rsid w:val="00B6795D"/>
    <w:rsid w:val="00B8264C"/>
    <w:rsid w:val="00B8528C"/>
    <w:rsid w:val="00B87C61"/>
    <w:rsid w:val="00B94362"/>
    <w:rsid w:val="00B94F5A"/>
    <w:rsid w:val="00B9696F"/>
    <w:rsid w:val="00BA1B82"/>
    <w:rsid w:val="00BA420C"/>
    <w:rsid w:val="00BA6C29"/>
    <w:rsid w:val="00BB5C51"/>
    <w:rsid w:val="00BB6C35"/>
    <w:rsid w:val="00BC0753"/>
    <w:rsid w:val="00BC09A9"/>
    <w:rsid w:val="00BC5CA1"/>
    <w:rsid w:val="00BD618A"/>
    <w:rsid w:val="00BE1B34"/>
    <w:rsid w:val="00BF4C85"/>
    <w:rsid w:val="00BF4F5D"/>
    <w:rsid w:val="00BF5180"/>
    <w:rsid w:val="00C01398"/>
    <w:rsid w:val="00C015B9"/>
    <w:rsid w:val="00C027A5"/>
    <w:rsid w:val="00C028FD"/>
    <w:rsid w:val="00C036A5"/>
    <w:rsid w:val="00C03EBA"/>
    <w:rsid w:val="00C05A6A"/>
    <w:rsid w:val="00C07B99"/>
    <w:rsid w:val="00C10499"/>
    <w:rsid w:val="00C1177B"/>
    <w:rsid w:val="00C120FE"/>
    <w:rsid w:val="00C163B2"/>
    <w:rsid w:val="00C2067C"/>
    <w:rsid w:val="00C20BD6"/>
    <w:rsid w:val="00C21E12"/>
    <w:rsid w:val="00C245C5"/>
    <w:rsid w:val="00C25530"/>
    <w:rsid w:val="00C27C81"/>
    <w:rsid w:val="00C30006"/>
    <w:rsid w:val="00C34FEC"/>
    <w:rsid w:val="00C3667D"/>
    <w:rsid w:val="00C366B1"/>
    <w:rsid w:val="00C3715D"/>
    <w:rsid w:val="00C4068D"/>
    <w:rsid w:val="00C43FED"/>
    <w:rsid w:val="00C5680A"/>
    <w:rsid w:val="00C6271A"/>
    <w:rsid w:val="00C63FE7"/>
    <w:rsid w:val="00C747EE"/>
    <w:rsid w:val="00C76946"/>
    <w:rsid w:val="00C84125"/>
    <w:rsid w:val="00C84D59"/>
    <w:rsid w:val="00C87386"/>
    <w:rsid w:val="00C87EBB"/>
    <w:rsid w:val="00C91732"/>
    <w:rsid w:val="00C9382D"/>
    <w:rsid w:val="00C95E52"/>
    <w:rsid w:val="00C97C02"/>
    <w:rsid w:val="00C97D57"/>
    <w:rsid w:val="00CA098E"/>
    <w:rsid w:val="00CA4453"/>
    <w:rsid w:val="00CA64A8"/>
    <w:rsid w:val="00CB01BB"/>
    <w:rsid w:val="00CB268D"/>
    <w:rsid w:val="00CB4139"/>
    <w:rsid w:val="00CB447B"/>
    <w:rsid w:val="00CB471F"/>
    <w:rsid w:val="00CB5D22"/>
    <w:rsid w:val="00CC1B22"/>
    <w:rsid w:val="00CC78FF"/>
    <w:rsid w:val="00CC7A91"/>
    <w:rsid w:val="00CD03EE"/>
    <w:rsid w:val="00CD174A"/>
    <w:rsid w:val="00CD7468"/>
    <w:rsid w:val="00CE075E"/>
    <w:rsid w:val="00CE0E4D"/>
    <w:rsid w:val="00CE2E88"/>
    <w:rsid w:val="00CE312B"/>
    <w:rsid w:val="00CE477F"/>
    <w:rsid w:val="00CE69CF"/>
    <w:rsid w:val="00CF239A"/>
    <w:rsid w:val="00CF3FDC"/>
    <w:rsid w:val="00D02182"/>
    <w:rsid w:val="00D036A0"/>
    <w:rsid w:val="00D0526A"/>
    <w:rsid w:val="00D05B7A"/>
    <w:rsid w:val="00D07171"/>
    <w:rsid w:val="00D10EFA"/>
    <w:rsid w:val="00D14155"/>
    <w:rsid w:val="00D205E6"/>
    <w:rsid w:val="00D30402"/>
    <w:rsid w:val="00D36197"/>
    <w:rsid w:val="00D419D7"/>
    <w:rsid w:val="00D43EB9"/>
    <w:rsid w:val="00D46F3B"/>
    <w:rsid w:val="00D5170F"/>
    <w:rsid w:val="00D57F8F"/>
    <w:rsid w:val="00D6142F"/>
    <w:rsid w:val="00D6353B"/>
    <w:rsid w:val="00D63A3A"/>
    <w:rsid w:val="00D70625"/>
    <w:rsid w:val="00D7290F"/>
    <w:rsid w:val="00D74993"/>
    <w:rsid w:val="00D75CAB"/>
    <w:rsid w:val="00D90485"/>
    <w:rsid w:val="00D9195A"/>
    <w:rsid w:val="00D966D5"/>
    <w:rsid w:val="00DA0F8F"/>
    <w:rsid w:val="00DA1EF7"/>
    <w:rsid w:val="00DA5B35"/>
    <w:rsid w:val="00DC3FCA"/>
    <w:rsid w:val="00DC4205"/>
    <w:rsid w:val="00DC5140"/>
    <w:rsid w:val="00DC7899"/>
    <w:rsid w:val="00DD5664"/>
    <w:rsid w:val="00DE4310"/>
    <w:rsid w:val="00DE49C8"/>
    <w:rsid w:val="00DE63FA"/>
    <w:rsid w:val="00DF1702"/>
    <w:rsid w:val="00DF5265"/>
    <w:rsid w:val="00E008EF"/>
    <w:rsid w:val="00E00904"/>
    <w:rsid w:val="00E1192F"/>
    <w:rsid w:val="00E11A03"/>
    <w:rsid w:val="00E14C7E"/>
    <w:rsid w:val="00E169A8"/>
    <w:rsid w:val="00E232D4"/>
    <w:rsid w:val="00E247C3"/>
    <w:rsid w:val="00E277A9"/>
    <w:rsid w:val="00E301E2"/>
    <w:rsid w:val="00E3453A"/>
    <w:rsid w:val="00E431EC"/>
    <w:rsid w:val="00E449F2"/>
    <w:rsid w:val="00E50142"/>
    <w:rsid w:val="00E54099"/>
    <w:rsid w:val="00E54D03"/>
    <w:rsid w:val="00E5655A"/>
    <w:rsid w:val="00E61E4A"/>
    <w:rsid w:val="00E6630E"/>
    <w:rsid w:val="00E66F5B"/>
    <w:rsid w:val="00E82DB3"/>
    <w:rsid w:val="00E93A79"/>
    <w:rsid w:val="00E94830"/>
    <w:rsid w:val="00E96373"/>
    <w:rsid w:val="00E97C02"/>
    <w:rsid w:val="00EA0B8B"/>
    <w:rsid w:val="00EA41D0"/>
    <w:rsid w:val="00EA5D2C"/>
    <w:rsid w:val="00EB0D0D"/>
    <w:rsid w:val="00EB0E1F"/>
    <w:rsid w:val="00EB1B69"/>
    <w:rsid w:val="00EB239C"/>
    <w:rsid w:val="00EB6680"/>
    <w:rsid w:val="00EC0B39"/>
    <w:rsid w:val="00EC23E6"/>
    <w:rsid w:val="00EC2772"/>
    <w:rsid w:val="00EC4269"/>
    <w:rsid w:val="00EC56F8"/>
    <w:rsid w:val="00ED65B9"/>
    <w:rsid w:val="00EE260D"/>
    <w:rsid w:val="00EE5CA8"/>
    <w:rsid w:val="00EF2363"/>
    <w:rsid w:val="00EF2B39"/>
    <w:rsid w:val="00EF452B"/>
    <w:rsid w:val="00EF650A"/>
    <w:rsid w:val="00EF78FD"/>
    <w:rsid w:val="00F05792"/>
    <w:rsid w:val="00F14F65"/>
    <w:rsid w:val="00F154CC"/>
    <w:rsid w:val="00F2311B"/>
    <w:rsid w:val="00F25C6D"/>
    <w:rsid w:val="00F27BF5"/>
    <w:rsid w:val="00F32BF1"/>
    <w:rsid w:val="00F34539"/>
    <w:rsid w:val="00F370DE"/>
    <w:rsid w:val="00F4356B"/>
    <w:rsid w:val="00F4455F"/>
    <w:rsid w:val="00F46AFD"/>
    <w:rsid w:val="00F470BF"/>
    <w:rsid w:val="00F521EA"/>
    <w:rsid w:val="00F54876"/>
    <w:rsid w:val="00F54E58"/>
    <w:rsid w:val="00F5529F"/>
    <w:rsid w:val="00F614B2"/>
    <w:rsid w:val="00F6304A"/>
    <w:rsid w:val="00F65042"/>
    <w:rsid w:val="00F65ECF"/>
    <w:rsid w:val="00F671EB"/>
    <w:rsid w:val="00F7148E"/>
    <w:rsid w:val="00F725FF"/>
    <w:rsid w:val="00F73E12"/>
    <w:rsid w:val="00F74D16"/>
    <w:rsid w:val="00F80E43"/>
    <w:rsid w:val="00F83599"/>
    <w:rsid w:val="00F8469D"/>
    <w:rsid w:val="00F9271E"/>
    <w:rsid w:val="00F92C48"/>
    <w:rsid w:val="00F9518E"/>
    <w:rsid w:val="00FA02BC"/>
    <w:rsid w:val="00FA14E0"/>
    <w:rsid w:val="00FA498C"/>
    <w:rsid w:val="00FA4FF1"/>
    <w:rsid w:val="00FA7258"/>
    <w:rsid w:val="00FB1F5C"/>
    <w:rsid w:val="00FB7338"/>
    <w:rsid w:val="00FC22C5"/>
    <w:rsid w:val="00FC26C3"/>
    <w:rsid w:val="00FC448F"/>
    <w:rsid w:val="00FC51B7"/>
    <w:rsid w:val="00FC7776"/>
    <w:rsid w:val="00FD031B"/>
    <w:rsid w:val="00FD1BCE"/>
    <w:rsid w:val="00FD20A6"/>
    <w:rsid w:val="00FD4B5A"/>
    <w:rsid w:val="00FE1E71"/>
    <w:rsid w:val="00FE2084"/>
    <w:rsid w:val="00FE53EF"/>
    <w:rsid w:val="00FE73C4"/>
    <w:rsid w:val="00FE7B17"/>
    <w:rsid w:val="00FF056F"/>
    <w:rsid w:val="00FF2D1C"/>
    <w:rsid w:val="00FF3C0C"/>
    <w:rsid w:val="05853E8E"/>
    <w:rsid w:val="1CD283B8"/>
    <w:rsid w:val="41ABE8D4"/>
    <w:rsid w:val="5127C678"/>
    <w:rsid w:val="536661FD"/>
    <w:rsid w:val="661F2C36"/>
    <w:rsid w:val="6B4075AE"/>
    <w:rsid w:val="79E60031"/>
    <w:rsid w:val="7D1F9A2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B4981"/>
  <w15:chartTrackingRefBased/>
  <w15:docId w15:val="{DF38D520-7C74-445C-A286-F927B2A70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F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0F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64F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44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4D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54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4D3"/>
  </w:style>
  <w:style w:type="paragraph" w:styleId="Footer">
    <w:name w:val="footer"/>
    <w:basedOn w:val="Normal"/>
    <w:link w:val="FooterChar"/>
    <w:uiPriority w:val="99"/>
    <w:unhideWhenUsed/>
    <w:rsid w:val="00354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4D3"/>
  </w:style>
  <w:style w:type="paragraph" w:styleId="NoSpacing">
    <w:name w:val="No Spacing"/>
    <w:link w:val="NoSpacingChar"/>
    <w:uiPriority w:val="1"/>
    <w:qFormat/>
    <w:rsid w:val="003544D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44D3"/>
    <w:rPr>
      <w:rFonts w:eastAsiaTheme="minorEastAsia"/>
      <w:lang w:val="en-US"/>
    </w:rPr>
  </w:style>
  <w:style w:type="character" w:customStyle="1" w:styleId="Heading1Char">
    <w:name w:val="Heading 1 Char"/>
    <w:basedOn w:val="DefaultParagraphFont"/>
    <w:link w:val="Heading1"/>
    <w:uiPriority w:val="9"/>
    <w:rsid w:val="00B10F4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0F4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B10F4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B10F4E"/>
    <w:rPr>
      <w:color w:val="0563C1" w:themeColor="hyperlink"/>
      <w:u w:val="single"/>
    </w:rPr>
  </w:style>
  <w:style w:type="paragraph" w:styleId="TOC1">
    <w:name w:val="toc 1"/>
    <w:basedOn w:val="Normal"/>
    <w:next w:val="Normal"/>
    <w:autoRedefine/>
    <w:uiPriority w:val="39"/>
    <w:unhideWhenUsed/>
    <w:rsid w:val="00B138AD"/>
    <w:pPr>
      <w:tabs>
        <w:tab w:val="right" w:leader="dot" w:pos="10456"/>
      </w:tabs>
      <w:spacing w:before="120" w:line="240" w:lineRule="auto"/>
    </w:pPr>
    <w:rPr>
      <w:rFonts w:eastAsia="Times New Roman" w:cs="Times New Roman"/>
      <w:b/>
      <w:bCs/>
      <w:caps/>
      <w:sz w:val="20"/>
      <w:szCs w:val="20"/>
      <w:lang w:eastAsia="en-GB"/>
    </w:rPr>
  </w:style>
  <w:style w:type="paragraph" w:styleId="TOC2">
    <w:name w:val="toc 2"/>
    <w:basedOn w:val="Normal"/>
    <w:next w:val="Normal"/>
    <w:autoRedefine/>
    <w:uiPriority w:val="39"/>
    <w:unhideWhenUsed/>
    <w:rsid w:val="00B10F4E"/>
    <w:pPr>
      <w:spacing w:after="0" w:line="240" w:lineRule="auto"/>
      <w:ind w:left="240"/>
    </w:pPr>
    <w:rPr>
      <w:rFonts w:eastAsia="Times New Roman" w:cs="Times New Roman"/>
      <w:smallCaps/>
      <w:sz w:val="20"/>
      <w:szCs w:val="20"/>
      <w:lang w:eastAsia="en-GB"/>
    </w:rPr>
  </w:style>
  <w:style w:type="paragraph" w:styleId="TOC3">
    <w:name w:val="toc 3"/>
    <w:basedOn w:val="Normal"/>
    <w:next w:val="Normal"/>
    <w:autoRedefine/>
    <w:uiPriority w:val="39"/>
    <w:unhideWhenUsed/>
    <w:rsid w:val="00B10F4E"/>
    <w:pPr>
      <w:spacing w:after="0" w:line="240" w:lineRule="auto"/>
      <w:ind w:left="480"/>
    </w:pPr>
    <w:rPr>
      <w:rFonts w:eastAsia="Times New Roman" w:cs="Times New Roman"/>
      <w:i/>
      <w:iCs/>
      <w:sz w:val="20"/>
      <w:szCs w:val="20"/>
      <w:lang w:eastAsia="en-GB"/>
    </w:rPr>
  </w:style>
  <w:style w:type="character" w:customStyle="1" w:styleId="UnresolvedMention1">
    <w:name w:val="Unresolved Mention1"/>
    <w:basedOn w:val="DefaultParagraphFont"/>
    <w:uiPriority w:val="99"/>
    <w:semiHidden/>
    <w:unhideWhenUsed/>
    <w:rsid w:val="00B10F4E"/>
    <w:rPr>
      <w:color w:val="605E5C"/>
      <w:shd w:val="clear" w:color="auto" w:fill="E1DFDD"/>
    </w:rPr>
  </w:style>
  <w:style w:type="paragraph" w:styleId="ListParagraph">
    <w:name w:val="List Paragraph"/>
    <w:basedOn w:val="Normal"/>
    <w:uiPriority w:val="34"/>
    <w:qFormat/>
    <w:rsid w:val="00B10F4E"/>
    <w:pPr>
      <w:ind w:left="720"/>
      <w:contextualSpacing/>
    </w:pPr>
  </w:style>
  <w:style w:type="paragraph" w:styleId="TOCHeading">
    <w:name w:val="TOC Heading"/>
    <w:basedOn w:val="Heading1"/>
    <w:next w:val="Normal"/>
    <w:uiPriority w:val="39"/>
    <w:unhideWhenUsed/>
    <w:qFormat/>
    <w:rsid w:val="00B10F4E"/>
    <w:pPr>
      <w:outlineLvl w:val="9"/>
    </w:pPr>
    <w:rPr>
      <w:lang w:val="en-US"/>
    </w:rPr>
  </w:style>
  <w:style w:type="paragraph" w:styleId="BalloonText">
    <w:name w:val="Balloon Text"/>
    <w:basedOn w:val="Normal"/>
    <w:link w:val="BalloonTextChar"/>
    <w:uiPriority w:val="99"/>
    <w:semiHidden/>
    <w:unhideWhenUsed/>
    <w:rsid w:val="00B10F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F4E"/>
    <w:rPr>
      <w:rFonts w:ascii="Segoe UI" w:hAnsi="Segoe UI" w:cs="Segoe UI"/>
      <w:sz w:val="18"/>
      <w:szCs w:val="18"/>
    </w:rPr>
  </w:style>
  <w:style w:type="character" w:customStyle="1" w:styleId="Heading3Char">
    <w:name w:val="Heading 3 Char"/>
    <w:basedOn w:val="DefaultParagraphFont"/>
    <w:link w:val="Heading3"/>
    <w:uiPriority w:val="9"/>
    <w:semiHidden/>
    <w:rsid w:val="00664FDB"/>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664FDB"/>
    <w:rPr>
      <w:color w:val="954F72" w:themeColor="followedHyperlink"/>
      <w:u w:val="single"/>
    </w:rPr>
  </w:style>
  <w:style w:type="character" w:styleId="Emphasis">
    <w:name w:val="Emphasis"/>
    <w:basedOn w:val="DefaultParagraphFont"/>
    <w:uiPriority w:val="20"/>
    <w:qFormat/>
    <w:rsid w:val="005431B4"/>
    <w:rPr>
      <w:i/>
      <w:iCs/>
    </w:rPr>
  </w:style>
  <w:style w:type="character" w:styleId="UnresolvedMention">
    <w:name w:val="Unresolved Mention"/>
    <w:basedOn w:val="DefaultParagraphFont"/>
    <w:uiPriority w:val="99"/>
    <w:semiHidden/>
    <w:unhideWhenUsed/>
    <w:rsid w:val="008E032F"/>
    <w:rPr>
      <w:color w:val="605E5C"/>
      <w:shd w:val="clear" w:color="auto" w:fill="E1DFDD"/>
    </w:rPr>
  </w:style>
  <w:style w:type="character" w:styleId="LineNumber">
    <w:name w:val="line number"/>
    <w:basedOn w:val="DefaultParagraphFont"/>
    <w:uiPriority w:val="99"/>
    <w:semiHidden/>
    <w:unhideWhenUsed/>
    <w:rsid w:val="00102B18"/>
  </w:style>
  <w:style w:type="character" w:styleId="PlaceholderText">
    <w:name w:val="Placeholder Text"/>
    <w:basedOn w:val="DefaultParagraphFont"/>
    <w:uiPriority w:val="99"/>
    <w:semiHidden/>
    <w:rsid w:val="0060000F"/>
    <w:rPr>
      <w:color w:val="808080"/>
    </w:rPr>
  </w:style>
  <w:style w:type="table" w:styleId="TableGrid">
    <w:name w:val="Table Grid"/>
    <w:basedOn w:val="TableNormal"/>
    <w:uiPriority w:val="39"/>
    <w:rsid w:val="00E23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C10CA"/>
    <w:pPr>
      <w:spacing w:after="0"/>
      <w:ind w:left="440" w:hanging="440"/>
    </w:pPr>
    <w:rPr>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4572">
      <w:bodyDiv w:val="1"/>
      <w:marLeft w:val="0"/>
      <w:marRight w:val="0"/>
      <w:marTop w:val="0"/>
      <w:marBottom w:val="0"/>
      <w:divBdr>
        <w:top w:val="none" w:sz="0" w:space="0" w:color="auto"/>
        <w:left w:val="none" w:sz="0" w:space="0" w:color="auto"/>
        <w:bottom w:val="none" w:sz="0" w:space="0" w:color="auto"/>
        <w:right w:val="none" w:sz="0" w:space="0" w:color="auto"/>
      </w:divBdr>
    </w:div>
    <w:div w:id="91631086">
      <w:bodyDiv w:val="1"/>
      <w:marLeft w:val="0"/>
      <w:marRight w:val="0"/>
      <w:marTop w:val="0"/>
      <w:marBottom w:val="0"/>
      <w:divBdr>
        <w:top w:val="none" w:sz="0" w:space="0" w:color="auto"/>
        <w:left w:val="none" w:sz="0" w:space="0" w:color="auto"/>
        <w:bottom w:val="none" w:sz="0" w:space="0" w:color="auto"/>
        <w:right w:val="none" w:sz="0" w:space="0" w:color="auto"/>
      </w:divBdr>
    </w:div>
    <w:div w:id="110630035">
      <w:bodyDiv w:val="1"/>
      <w:marLeft w:val="0"/>
      <w:marRight w:val="0"/>
      <w:marTop w:val="0"/>
      <w:marBottom w:val="0"/>
      <w:divBdr>
        <w:top w:val="none" w:sz="0" w:space="0" w:color="auto"/>
        <w:left w:val="none" w:sz="0" w:space="0" w:color="auto"/>
        <w:bottom w:val="none" w:sz="0" w:space="0" w:color="auto"/>
        <w:right w:val="none" w:sz="0" w:space="0" w:color="auto"/>
      </w:divBdr>
    </w:div>
    <w:div w:id="151650473">
      <w:bodyDiv w:val="1"/>
      <w:marLeft w:val="0"/>
      <w:marRight w:val="0"/>
      <w:marTop w:val="0"/>
      <w:marBottom w:val="0"/>
      <w:divBdr>
        <w:top w:val="none" w:sz="0" w:space="0" w:color="auto"/>
        <w:left w:val="none" w:sz="0" w:space="0" w:color="auto"/>
        <w:bottom w:val="none" w:sz="0" w:space="0" w:color="auto"/>
        <w:right w:val="none" w:sz="0" w:space="0" w:color="auto"/>
      </w:divBdr>
    </w:div>
    <w:div w:id="155926710">
      <w:bodyDiv w:val="1"/>
      <w:marLeft w:val="0"/>
      <w:marRight w:val="0"/>
      <w:marTop w:val="0"/>
      <w:marBottom w:val="0"/>
      <w:divBdr>
        <w:top w:val="none" w:sz="0" w:space="0" w:color="auto"/>
        <w:left w:val="none" w:sz="0" w:space="0" w:color="auto"/>
        <w:bottom w:val="none" w:sz="0" w:space="0" w:color="auto"/>
        <w:right w:val="none" w:sz="0" w:space="0" w:color="auto"/>
      </w:divBdr>
    </w:div>
    <w:div w:id="241452169">
      <w:bodyDiv w:val="1"/>
      <w:marLeft w:val="0"/>
      <w:marRight w:val="0"/>
      <w:marTop w:val="0"/>
      <w:marBottom w:val="0"/>
      <w:divBdr>
        <w:top w:val="none" w:sz="0" w:space="0" w:color="auto"/>
        <w:left w:val="none" w:sz="0" w:space="0" w:color="auto"/>
        <w:bottom w:val="none" w:sz="0" w:space="0" w:color="auto"/>
        <w:right w:val="none" w:sz="0" w:space="0" w:color="auto"/>
      </w:divBdr>
    </w:div>
    <w:div w:id="264849556">
      <w:bodyDiv w:val="1"/>
      <w:marLeft w:val="0"/>
      <w:marRight w:val="0"/>
      <w:marTop w:val="0"/>
      <w:marBottom w:val="0"/>
      <w:divBdr>
        <w:top w:val="none" w:sz="0" w:space="0" w:color="auto"/>
        <w:left w:val="none" w:sz="0" w:space="0" w:color="auto"/>
        <w:bottom w:val="none" w:sz="0" w:space="0" w:color="auto"/>
        <w:right w:val="none" w:sz="0" w:space="0" w:color="auto"/>
      </w:divBdr>
    </w:div>
    <w:div w:id="264925021">
      <w:bodyDiv w:val="1"/>
      <w:marLeft w:val="0"/>
      <w:marRight w:val="0"/>
      <w:marTop w:val="0"/>
      <w:marBottom w:val="0"/>
      <w:divBdr>
        <w:top w:val="none" w:sz="0" w:space="0" w:color="auto"/>
        <w:left w:val="none" w:sz="0" w:space="0" w:color="auto"/>
        <w:bottom w:val="none" w:sz="0" w:space="0" w:color="auto"/>
        <w:right w:val="none" w:sz="0" w:space="0" w:color="auto"/>
      </w:divBdr>
    </w:div>
    <w:div w:id="288436177">
      <w:bodyDiv w:val="1"/>
      <w:marLeft w:val="0"/>
      <w:marRight w:val="0"/>
      <w:marTop w:val="0"/>
      <w:marBottom w:val="0"/>
      <w:divBdr>
        <w:top w:val="none" w:sz="0" w:space="0" w:color="auto"/>
        <w:left w:val="none" w:sz="0" w:space="0" w:color="auto"/>
        <w:bottom w:val="none" w:sz="0" w:space="0" w:color="auto"/>
        <w:right w:val="none" w:sz="0" w:space="0" w:color="auto"/>
      </w:divBdr>
    </w:div>
    <w:div w:id="318197872">
      <w:bodyDiv w:val="1"/>
      <w:marLeft w:val="0"/>
      <w:marRight w:val="0"/>
      <w:marTop w:val="0"/>
      <w:marBottom w:val="0"/>
      <w:divBdr>
        <w:top w:val="none" w:sz="0" w:space="0" w:color="auto"/>
        <w:left w:val="none" w:sz="0" w:space="0" w:color="auto"/>
        <w:bottom w:val="none" w:sz="0" w:space="0" w:color="auto"/>
        <w:right w:val="none" w:sz="0" w:space="0" w:color="auto"/>
      </w:divBdr>
    </w:div>
    <w:div w:id="338701329">
      <w:bodyDiv w:val="1"/>
      <w:marLeft w:val="0"/>
      <w:marRight w:val="0"/>
      <w:marTop w:val="0"/>
      <w:marBottom w:val="0"/>
      <w:divBdr>
        <w:top w:val="none" w:sz="0" w:space="0" w:color="auto"/>
        <w:left w:val="none" w:sz="0" w:space="0" w:color="auto"/>
        <w:bottom w:val="none" w:sz="0" w:space="0" w:color="auto"/>
        <w:right w:val="none" w:sz="0" w:space="0" w:color="auto"/>
      </w:divBdr>
    </w:div>
    <w:div w:id="383064498">
      <w:bodyDiv w:val="1"/>
      <w:marLeft w:val="0"/>
      <w:marRight w:val="0"/>
      <w:marTop w:val="0"/>
      <w:marBottom w:val="0"/>
      <w:divBdr>
        <w:top w:val="none" w:sz="0" w:space="0" w:color="auto"/>
        <w:left w:val="none" w:sz="0" w:space="0" w:color="auto"/>
        <w:bottom w:val="none" w:sz="0" w:space="0" w:color="auto"/>
        <w:right w:val="none" w:sz="0" w:space="0" w:color="auto"/>
      </w:divBdr>
    </w:div>
    <w:div w:id="407114937">
      <w:bodyDiv w:val="1"/>
      <w:marLeft w:val="0"/>
      <w:marRight w:val="0"/>
      <w:marTop w:val="0"/>
      <w:marBottom w:val="0"/>
      <w:divBdr>
        <w:top w:val="none" w:sz="0" w:space="0" w:color="auto"/>
        <w:left w:val="none" w:sz="0" w:space="0" w:color="auto"/>
        <w:bottom w:val="none" w:sz="0" w:space="0" w:color="auto"/>
        <w:right w:val="none" w:sz="0" w:space="0" w:color="auto"/>
      </w:divBdr>
    </w:div>
    <w:div w:id="435953429">
      <w:bodyDiv w:val="1"/>
      <w:marLeft w:val="0"/>
      <w:marRight w:val="0"/>
      <w:marTop w:val="0"/>
      <w:marBottom w:val="0"/>
      <w:divBdr>
        <w:top w:val="none" w:sz="0" w:space="0" w:color="auto"/>
        <w:left w:val="none" w:sz="0" w:space="0" w:color="auto"/>
        <w:bottom w:val="none" w:sz="0" w:space="0" w:color="auto"/>
        <w:right w:val="none" w:sz="0" w:space="0" w:color="auto"/>
      </w:divBdr>
    </w:div>
    <w:div w:id="497699457">
      <w:bodyDiv w:val="1"/>
      <w:marLeft w:val="0"/>
      <w:marRight w:val="0"/>
      <w:marTop w:val="0"/>
      <w:marBottom w:val="0"/>
      <w:divBdr>
        <w:top w:val="none" w:sz="0" w:space="0" w:color="auto"/>
        <w:left w:val="none" w:sz="0" w:space="0" w:color="auto"/>
        <w:bottom w:val="none" w:sz="0" w:space="0" w:color="auto"/>
        <w:right w:val="none" w:sz="0" w:space="0" w:color="auto"/>
      </w:divBdr>
    </w:div>
    <w:div w:id="540092842">
      <w:bodyDiv w:val="1"/>
      <w:marLeft w:val="0"/>
      <w:marRight w:val="0"/>
      <w:marTop w:val="0"/>
      <w:marBottom w:val="0"/>
      <w:divBdr>
        <w:top w:val="none" w:sz="0" w:space="0" w:color="auto"/>
        <w:left w:val="none" w:sz="0" w:space="0" w:color="auto"/>
        <w:bottom w:val="none" w:sz="0" w:space="0" w:color="auto"/>
        <w:right w:val="none" w:sz="0" w:space="0" w:color="auto"/>
      </w:divBdr>
    </w:div>
    <w:div w:id="555092408">
      <w:bodyDiv w:val="1"/>
      <w:marLeft w:val="0"/>
      <w:marRight w:val="0"/>
      <w:marTop w:val="0"/>
      <w:marBottom w:val="0"/>
      <w:divBdr>
        <w:top w:val="none" w:sz="0" w:space="0" w:color="auto"/>
        <w:left w:val="none" w:sz="0" w:space="0" w:color="auto"/>
        <w:bottom w:val="none" w:sz="0" w:space="0" w:color="auto"/>
        <w:right w:val="none" w:sz="0" w:space="0" w:color="auto"/>
      </w:divBdr>
    </w:div>
    <w:div w:id="569343273">
      <w:bodyDiv w:val="1"/>
      <w:marLeft w:val="0"/>
      <w:marRight w:val="0"/>
      <w:marTop w:val="0"/>
      <w:marBottom w:val="0"/>
      <w:divBdr>
        <w:top w:val="none" w:sz="0" w:space="0" w:color="auto"/>
        <w:left w:val="none" w:sz="0" w:space="0" w:color="auto"/>
        <w:bottom w:val="none" w:sz="0" w:space="0" w:color="auto"/>
        <w:right w:val="none" w:sz="0" w:space="0" w:color="auto"/>
      </w:divBdr>
    </w:div>
    <w:div w:id="576281690">
      <w:bodyDiv w:val="1"/>
      <w:marLeft w:val="0"/>
      <w:marRight w:val="0"/>
      <w:marTop w:val="0"/>
      <w:marBottom w:val="0"/>
      <w:divBdr>
        <w:top w:val="none" w:sz="0" w:space="0" w:color="auto"/>
        <w:left w:val="none" w:sz="0" w:space="0" w:color="auto"/>
        <w:bottom w:val="none" w:sz="0" w:space="0" w:color="auto"/>
        <w:right w:val="none" w:sz="0" w:space="0" w:color="auto"/>
      </w:divBdr>
    </w:div>
    <w:div w:id="607615541">
      <w:bodyDiv w:val="1"/>
      <w:marLeft w:val="0"/>
      <w:marRight w:val="0"/>
      <w:marTop w:val="0"/>
      <w:marBottom w:val="0"/>
      <w:divBdr>
        <w:top w:val="none" w:sz="0" w:space="0" w:color="auto"/>
        <w:left w:val="none" w:sz="0" w:space="0" w:color="auto"/>
        <w:bottom w:val="none" w:sz="0" w:space="0" w:color="auto"/>
        <w:right w:val="none" w:sz="0" w:space="0" w:color="auto"/>
      </w:divBdr>
    </w:div>
    <w:div w:id="676880439">
      <w:bodyDiv w:val="1"/>
      <w:marLeft w:val="0"/>
      <w:marRight w:val="0"/>
      <w:marTop w:val="0"/>
      <w:marBottom w:val="0"/>
      <w:divBdr>
        <w:top w:val="none" w:sz="0" w:space="0" w:color="auto"/>
        <w:left w:val="none" w:sz="0" w:space="0" w:color="auto"/>
        <w:bottom w:val="none" w:sz="0" w:space="0" w:color="auto"/>
        <w:right w:val="none" w:sz="0" w:space="0" w:color="auto"/>
      </w:divBdr>
    </w:div>
    <w:div w:id="737753231">
      <w:bodyDiv w:val="1"/>
      <w:marLeft w:val="0"/>
      <w:marRight w:val="0"/>
      <w:marTop w:val="0"/>
      <w:marBottom w:val="0"/>
      <w:divBdr>
        <w:top w:val="none" w:sz="0" w:space="0" w:color="auto"/>
        <w:left w:val="none" w:sz="0" w:space="0" w:color="auto"/>
        <w:bottom w:val="none" w:sz="0" w:space="0" w:color="auto"/>
        <w:right w:val="none" w:sz="0" w:space="0" w:color="auto"/>
      </w:divBdr>
    </w:div>
    <w:div w:id="808401821">
      <w:bodyDiv w:val="1"/>
      <w:marLeft w:val="0"/>
      <w:marRight w:val="0"/>
      <w:marTop w:val="0"/>
      <w:marBottom w:val="0"/>
      <w:divBdr>
        <w:top w:val="none" w:sz="0" w:space="0" w:color="auto"/>
        <w:left w:val="none" w:sz="0" w:space="0" w:color="auto"/>
        <w:bottom w:val="none" w:sz="0" w:space="0" w:color="auto"/>
        <w:right w:val="none" w:sz="0" w:space="0" w:color="auto"/>
      </w:divBdr>
    </w:div>
    <w:div w:id="827747587">
      <w:bodyDiv w:val="1"/>
      <w:marLeft w:val="0"/>
      <w:marRight w:val="0"/>
      <w:marTop w:val="0"/>
      <w:marBottom w:val="0"/>
      <w:divBdr>
        <w:top w:val="none" w:sz="0" w:space="0" w:color="auto"/>
        <w:left w:val="none" w:sz="0" w:space="0" w:color="auto"/>
        <w:bottom w:val="none" w:sz="0" w:space="0" w:color="auto"/>
        <w:right w:val="none" w:sz="0" w:space="0" w:color="auto"/>
      </w:divBdr>
    </w:div>
    <w:div w:id="835877733">
      <w:bodyDiv w:val="1"/>
      <w:marLeft w:val="0"/>
      <w:marRight w:val="0"/>
      <w:marTop w:val="0"/>
      <w:marBottom w:val="0"/>
      <w:divBdr>
        <w:top w:val="none" w:sz="0" w:space="0" w:color="auto"/>
        <w:left w:val="none" w:sz="0" w:space="0" w:color="auto"/>
        <w:bottom w:val="none" w:sz="0" w:space="0" w:color="auto"/>
        <w:right w:val="none" w:sz="0" w:space="0" w:color="auto"/>
      </w:divBdr>
    </w:div>
    <w:div w:id="840586893">
      <w:bodyDiv w:val="1"/>
      <w:marLeft w:val="0"/>
      <w:marRight w:val="0"/>
      <w:marTop w:val="0"/>
      <w:marBottom w:val="0"/>
      <w:divBdr>
        <w:top w:val="none" w:sz="0" w:space="0" w:color="auto"/>
        <w:left w:val="none" w:sz="0" w:space="0" w:color="auto"/>
        <w:bottom w:val="none" w:sz="0" w:space="0" w:color="auto"/>
        <w:right w:val="none" w:sz="0" w:space="0" w:color="auto"/>
      </w:divBdr>
    </w:div>
    <w:div w:id="855848031">
      <w:bodyDiv w:val="1"/>
      <w:marLeft w:val="0"/>
      <w:marRight w:val="0"/>
      <w:marTop w:val="0"/>
      <w:marBottom w:val="0"/>
      <w:divBdr>
        <w:top w:val="none" w:sz="0" w:space="0" w:color="auto"/>
        <w:left w:val="none" w:sz="0" w:space="0" w:color="auto"/>
        <w:bottom w:val="none" w:sz="0" w:space="0" w:color="auto"/>
        <w:right w:val="none" w:sz="0" w:space="0" w:color="auto"/>
      </w:divBdr>
    </w:div>
    <w:div w:id="870730973">
      <w:bodyDiv w:val="1"/>
      <w:marLeft w:val="0"/>
      <w:marRight w:val="0"/>
      <w:marTop w:val="0"/>
      <w:marBottom w:val="0"/>
      <w:divBdr>
        <w:top w:val="none" w:sz="0" w:space="0" w:color="auto"/>
        <w:left w:val="none" w:sz="0" w:space="0" w:color="auto"/>
        <w:bottom w:val="none" w:sz="0" w:space="0" w:color="auto"/>
        <w:right w:val="none" w:sz="0" w:space="0" w:color="auto"/>
      </w:divBdr>
    </w:div>
    <w:div w:id="914779380">
      <w:bodyDiv w:val="1"/>
      <w:marLeft w:val="0"/>
      <w:marRight w:val="0"/>
      <w:marTop w:val="0"/>
      <w:marBottom w:val="0"/>
      <w:divBdr>
        <w:top w:val="none" w:sz="0" w:space="0" w:color="auto"/>
        <w:left w:val="none" w:sz="0" w:space="0" w:color="auto"/>
        <w:bottom w:val="none" w:sz="0" w:space="0" w:color="auto"/>
        <w:right w:val="none" w:sz="0" w:space="0" w:color="auto"/>
      </w:divBdr>
    </w:div>
    <w:div w:id="928543337">
      <w:bodyDiv w:val="1"/>
      <w:marLeft w:val="0"/>
      <w:marRight w:val="0"/>
      <w:marTop w:val="0"/>
      <w:marBottom w:val="0"/>
      <w:divBdr>
        <w:top w:val="none" w:sz="0" w:space="0" w:color="auto"/>
        <w:left w:val="none" w:sz="0" w:space="0" w:color="auto"/>
        <w:bottom w:val="none" w:sz="0" w:space="0" w:color="auto"/>
        <w:right w:val="none" w:sz="0" w:space="0" w:color="auto"/>
      </w:divBdr>
    </w:div>
    <w:div w:id="1063716983">
      <w:bodyDiv w:val="1"/>
      <w:marLeft w:val="0"/>
      <w:marRight w:val="0"/>
      <w:marTop w:val="0"/>
      <w:marBottom w:val="0"/>
      <w:divBdr>
        <w:top w:val="none" w:sz="0" w:space="0" w:color="auto"/>
        <w:left w:val="none" w:sz="0" w:space="0" w:color="auto"/>
        <w:bottom w:val="none" w:sz="0" w:space="0" w:color="auto"/>
        <w:right w:val="none" w:sz="0" w:space="0" w:color="auto"/>
      </w:divBdr>
    </w:div>
    <w:div w:id="1072192712">
      <w:bodyDiv w:val="1"/>
      <w:marLeft w:val="0"/>
      <w:marRight w:val="0"/>
      <w:marTop w:val="0"/>
      <w:marBottom w:val="0"/>
      <w:divBdr>
        <w:top w:val="none" w:sz="0" w:space="0" w:color="auto"/>
        <w:left w:val="none" w:sz="0" w:space="0" w:color="auto"/>
        <w:bottom w:val="none" w:sz="0" w:space="0" w:color="auto"/>
        <w:right w:val="none" w:sz="0" w:space="0" w:color="auto"/>
      </w:divBdr>
    </w:div>
    <w:div w:id="1073746995">
      <w:bodyDiv w:val="1"/>
      <w:marLeft w:val="0"/>
      <w:marRight w:val="0"/>
      <w:marTop w:val="0"/>
      <w:marBottom w:val="0"/>
      <w:divBdr>
        <w:top w:val="none" w:sz="0" w:space="0" w:color="auto"/>
        <w:left w:val="none" w:sz="0" w:space="0" w:color="auto"/>
        <w:bottom w:val="none" w:sz="0" w:space="0" w:color="auto"/>
        <w:right w:val="none" w:sz="0" w:space="0" w:color="auto"/>
      </w:divBdr>
    </w:div>
    <w:div w:id="1086657757">
      <w:bodyDiv w:val="1"/>
      <w:marLeft w:val="0"/>
      <w:marRight w:val="0"/>
      <w:marTop w:val="0"/>
      <w:marBottom w:val="0"/>
      <w:divBdr>
        <w:top w:val="none" w:sz="0" w:space="0" w:color="auto"/>
        <w:left w:val="none" w:sz="0" w:space="0" w:color="auto"/>
        <w:bottom w:val="none" w:sz="0" w:space="0" w:color="auto"/>
        <w:right w:val="none" w:sz="0" w:space="0" w:color="auto"/>
      </w:divBdr>
    </w:div>
    <w:div w:id="1109399206">
      <w:bodyDiv w:val="1"/>
      <w:marLeft w:val="0"/>
      <w:marRight w:val="0"/>
      <w:marTop w:val="0"/>
      <w:marBottom w:val="0"/>
      <w:divBdr>
        <w:top w:val="none" w:sz="0" w:space="0" w:color="auto"/>
        <w:left w:val="none" w:sz="0" w:space="0" w:color="auto"/>
        <w:bottom w:val="none" w:sz="0" w:space="0" w:color="auto"/>
        <w:right w:val="none" w:sz="0" w:space="0" w:color="auto"/>
      </w:divBdr>
    </w:div>
    <w:div w:id="1175075719">
      <w:bodyDiv w:val="1"/>
      <w:marLeft w:val="0"/>
      <w:marRight w:val="0"/>
      <w:marTop w:val="0"/>
      <w:marBottom w:val="0"/>
      <w:divBdr>
        <w:top w:val="none" w:sz="0" w:space="0" w:color="auto"/>
        <w:left w:val="none" w:sz="0" w:space="0" w:color="auto"/>
        <w:bottom w:val="none" w:sz="0" w:space="0" w:color="auto"/>
        <w:right w:val="none" w:sz="0" w:space="0" w:color="auto"/>
      </w:divBdr>
    </w:div>
    <w:div w:id="1204904820">
      <w:bodyDiv w:val="1"/>
      <w:marLeft w:val="0"/>
      <w:marRight w:val="0"/>
      <w:marTop w:val="0"/>
      <w:marBottom w:val="0"/>
      <w:divBdr>
        <w:top w:val="none" w:sz="0" w:space="0" w:color="auto"/>
        <w:left w:val="none" w:sz="0" w:space="0" w:color="auto"/>
        <w:bottom w:val="none" w:sz="0" w:space="0" w:color="auto"/>
        <w:right w:val="none" w:sz="0" w:space="0" w:color="auto"/>
      </w:divBdr>
    </w:div>
    <w:div w:id="1215502792">
      <w:bodyDiv w:val="1"/>
      <w:marLeft w:val="0"/>
      <w:marRight w:val="0"/>
      <w:marTop w:val="0"/>
      <w:marBottom w:val="0"/>
      <w:divBdr>
        <w:top w:val="none" w:sz="0" w:space="0" w:color="auto"/>
        <w:left w:val="none" w:sz="0" w:space="0" w:color="auto"/>
        <w:bottom w:val="none" w:sz="0" w:space="0" w:color="auto"/>
        <w:right w:val="none" w:sz="0" w:space="0" w:color="auto"/>
      </w:divBdr>
    </w:div>
    <w:div w:id="1235043038">
      <w:bodyDiv w:val="1"/>
      <w:marLeft w:val="0"/>
      <w:marRight w:val="0"/>
      <w:marTop w:val="0"/>
      <w:marBottom w:val="0"/>
      <w:divBdr>
        <w:top w:val="none" w:sz="0" w:space="0" w:color="auto"/>
        <w:left w:val="none" w:sz="0" w:space="0" w:color="auto"/>
        <w:bottom w:val="none" w:sz="0" w:space="0" w:color="auto"/>
        <w:right w:val="none" w:sz="0" w:space="0" w:color="auto"/>
      </w:divBdr>
    </w:div>
    <w:div w:id="1256673093">
      <w:bodyDiv w:val="1"/>
      <w:marLeft w:val="0"/>
      <w:marRight w:val="0"/>
      <w:marTop w:val="0"/>
      <w:marBottom w:val="0"/>
      <w:divBdr>
        <w:top w:val="none" w:sz="0" w:space="0" w:color="auto"/>
        <w:left w:val="none" w:sz="0" w:space="0" w:color="auto"/>
        <w:bottom w:val="none" w:sz="0" w:space="0" w:color="auto"/>
        <w:right w:val="none" w:sz="0" w:space="0" w:color="auto"/>
      </w:divBdr>
    </w:div>
    <w:div w:id="1270429567">
      <w:bodyDiv w:val="1"/>
      <w:marLeft w:val="0"/>
      <w:marRight w:val="0"/>
      <w:marTop w:val="0"/>
      <w:marBottom w:val="0"/>
      <w:divBdr>
        <w:top w:val="none" w:sz="0" w:space="0" w:color="auto"/>
        <w:left w:val="none" w:sz="0" w:space="0" w:color="auto"/>
        <w:bottom w:val="none" w:sz="0" w:space="0" w:color="auto"/>
        <w:right w:val="none" w:sz="0" w:space="0" w:color="auto"/>
      </w:divBdr>
    </w:div>
    <w:div w:id="1337807819">
      <w:bodyDiv w:val="1"/>
      <w:marLeft w:val="0"/>
      <w:marRight w:val="0"/>
      <w:marTop w:val="0"/>
      <w:marBottom w:val="0"/>
      <w:divBdr>
        <w:top w:val="none" w:sz="0" w:space="0" w:color="auto"/>
        <w:left w:val="none" w:sz="0" w:space="0" w:color="auto"/>
        <w:bottom w:val="none" w:sz="0" w:space="0" w:color="auto"/>
        <w:right w:val="none" w:sz="0" w:space="0" w:color="auto"/>
      </w:divBdr>
    </w:div>
    <w:div w:id="1391999449">
      <w:bodyDiv w:val="1"/>
      <w:marLeft w:val="0"/>
      <w:marRight w:val="0"/>
      <w:marTop w:val="0"/>
      <w:marBottom w:val="0"/>
      <w:divBdr>
        <w:top w:val="none" w:sz="0" w:space="0" w:color="auto"/>
        <w:left w:val="none" w:sz="0" w:space="0" w:color="auto"/>
        <w:bottom w:val="none" w:sz="0" w:space="0" w:color="auto"/>
        <w:right w:val="none" w:sz="0" w:space="0" w:color="auto"/>
      </w:divBdr>
    </w:div>
    <w:div w:id="1393969057">
      <w:bodyDiv w:val="1"/>
      <w:marLeft w:val="0"/>
      <w:marRight w:val="0"/>
      <w:marTop w:val="0"/>
      <w:marBottom w:val="0"/>
      <w:divBdr>
        <w:top w:val="none" w:sz="0" w:space="0" w:color="auto"/>
        <w:left w:val="none" w:sz="0" w:space="0" w:color="auto"/>
        <w:bottom w:val="none" w:sz="0" w:space="0" w:color="auto"/>
        <w:right w:val="none" w:sz="0" w:space="0" w:color="auto"/>
      </w:divBdr>
    </w:div>
    <w:div w:id="1397702160">
      <w:bodyDiv w:val="1"/>
      <w:marLeft w:val="0"/>
      <w:marRight w:val="0"/>
      <w:marTop w:val="0"/>
      <w:marBottom w:val="0"/>
      <w:divBdr>
        <w:top w:val="none" w:sz="0" w:space="0" w:color="auto"/>
        <w:left w:val="none" w:sz="0" w:space="0" w:color="auto"/>
        <w:bottom w:val="none" w:sz="0" w:space="0" w:color="auto"/>
        <w:right w:val="none" w:sz="0" w:space="0" w:color="auto"/>
      </w:divBdr>
    </w:div>
    <w:div w:id="1414666791">
      <w:bodyDiv w:val="1"/>
      <w:marLeft w:val="0"/>
      <w:marRight w:val="0"/>
      <w:marTop w:val="0"/>
      <w:marBottom w:val="0"/>
      <w:divBdr>
        <w:top w:val="none" w:sz="0" w:space="0" w:color="auto"/>
        <w:left w:val="none" w:sz="0" w:space="0" w:color="auto"/>
        <w:bottom w:val="none" w:sz="0" w:space="0" w:color="auto"/>
        <w:right w:val="none" w:sz="0" w:space="0" w:color="auto"/>
      </w:divBdr>
    </w:div>
    <w:div w:id="1420716005">
      <w:bodyDiv w:val="1"/>
      <w:marLeft w:val="0"/>
      <w:marRight w:val="0"/>
      <w:marTop w:val="0"/>
      <w:marBottom w:val="0"/>
      <w:divBdr>
        <w:top w:val="none" w:sz="0" w:space="0" w:color="auto"/>
        <w:left w:val="none" w:sz="0" w:space="0" w:color="auto"/>
        <w:bottom w:val="none" w:sz="0" w:space="0" w:color="auto"/>
        <w:right w:val="none" w:sz="0" w:space="0" w:color="auto"/>
      </w:divBdr>
    </w:div>
    <w:div w:id="1426607641">
      <w:bodyDiv w:val="1"/>
      <w:marLeft w:val="0"/>
      <w:marRight w:val="0"/>
      <w:marTop w:val="0"/>
      <w:marBottom w:val="0"/>
      <w:divBdr>
        <w:top w:val="none" w:sz="0" w:space="0" w:color="auto"/>
        <w:left w:val="none" w:sz="0" w:space="0" w:color="auto"/>
        <w:bottom w:val="none" w:sz="0" w:space="0" w:color="auto"/>
        <w:right w:val="none" w:sz="0" w:space="0" w:color="auto"/>
      </w:divBdr>
    </w:div>
    <w:div w:id="1472669891">
      <w:bodyDiv w:val="1"/>
      <w:marLeft w:val="0"/>
      <w:marRight w:val="0"/>
      <w:marTop w:val="0"/>
      <w:marBottom w:val="0"/>
      <w:divBdr>
        <w:top w:val="none" w:sz="0" w:space="0" w:color="auto"/>
        <w:left w:val="none" w:sz="0" w:space="0" w:color="auto"/>
        <w:bottom w:val="none" w:sz="0" w:space="0" w:color="auto"/>
        <w:right w:val="none" w:sz="0" w:space="0" w:color="auto"/>
      </w:divBdr>
    </w:div>
    <w:div w:id="1540124431">
      <w:bodyDiv w:val="1"/>
      <w:marLeft w:val="0"/>
      <w:marRight w:val="0"/>
      <w:marTop w:val="0"/>
      <w:marBottom w:val="0"/>
      <w:divBdr>
        <w:top w:val="none" w:sz="0" w:space="0" w:color="auto"/>
        <w:left w:val="none" w:sz="0" w:space="0" w:color="auto"/>
        <w:bottom w:val="none" w:sz="0" w:space="0" w:color="auto"/>
        <w:right w:val="none" w:sz="0" w:space="0" w:color="auto"/>
      </w:divBdr>
    </w:div>
    <w:div w:id="1544945919">
      <w:bodyDiv w:val="1"/>
      <w:marLeft w:val="0"/>
      <w:marRight w:val="0"/>
      <w:marTop w:val="0"/>
      <w:marBottom w:val="0"/>
      <w:divBdr>
        <w:top w:val="none" w:sz="0" w:space="0" w:color="auto"/>
        <w:left w:val="none" w:sz="0" w:space="0" w:color="auto"/>
        <w:bottom w:val="none" w:sz="0" w:space="0" w:color="auto"/>
        <w:right w:val="none" w:sz="0" w:space="0" w:color="auto"/>
      </w:divBdr>
    </w:div>
    <w:div w:id="1549342923">
      <w:bodyDiv w:val="1"/>
      <w:marLeft w:val="0"/>
      <w:marRight w:val="0"/>
      <w:marTop w:val="0"/>
      <w:marBottom w:val="0"/>
      <w:divBdr>
        <w:top w:val="none" w:sz="0" w:space="0" w:color="auto"/>
        <w:left w:val="none" w:sz="0" w:space="0" w:color="auto"/>
        <w:bottom w:val="none" w:sz="0" w:space="0" w:color="auto"/>
        <w:right w:val="none" w:sz="0" w:space="0" w:color="auto"/>
      </w:divBdr>
    </w:div>
    <w:div w:id="1558319927">
      <w:bodyDiv w:val="1"/>
      <w:marLeft w:val="0"/>
      <w:marRight w:val="0"/>
      <w:marTop w:val="0"/>
      <w:marBottom w:val="0"/>
      <w:divBdr>
        <w:top w:val="none" w:sz="0" w:space="0" w:color="auto"/>
        <w:left w:val="none" w:sz="0" w:space="0" w:color="auto"/>
        <w:bottom w:val="none" w:sz="0" w:space="0" w:color="auto"/>
        <w:right w:val="none" w:sz="0" w:space="0" w:color="auto"/>
      </w:divBdr>
    </w:div>
    <w:div w:id="1584219095">
      <w:bodyDiv w:val="1"/>
      <w:marLeft w:val="0"/>
      <w:marRight w:val="0"/>
      <w:marTop w:val="0"/>
      <w:marBottom w:val="0"/>
      <w:divBdr>
        <w:top w:val="none" w:sz="0" w:space="0" w:color="auto"/>
        <w:left w:val="none" w:sz="0" w:space="0" w:color="auto"/>
        <w:bottom w:val="none" w:sz="0" w:space="0" w:color="auto"/>
        <w:right w:val="none" w:sz="0" w:space="0" w:color="auto"/>
      </w:divBdr>
    </w:div>
    <w:div w:id="1654330654">
      <w:bodyDiv w:val="1"/>
      <w:marLeft w:val="0"/>
      <w:marRight w:val="0"/>
      <w:marTop w:val="0"/>
      <w:marBottom w:val="0"/>
      <w:divBdr>
        <w:top w:val="none" w:sz="0" w:space="0" w:color="auto"/>
        <w:left w:val="none" w:sz="0" w:space="0" w:color="auto"/>
        <w:bottom w:val="none" w:sz="0" w:space="0" w:color="auto"/>
        <w:right w:val="none" w:sz="0" w:space="0" w:color="auto"/>
      </w:divBdr>
    </w:div>
    <w:div w:id="1669021984">
      <w:bodyDiv w:val="1"/>
      <w:marLeft w:val="0"/>
      <w:marRight w:val="0"/>
      <w:marTop w:val="0"/>
      <w:marBottom w:val="0"/>
      <w:divBdr>
        <w:top w:val="none" w:sz="0" w:space="0" w:color="auto"/>
        <w:left w:val="none" w:sz="0" w:space="0" w:color="auto"/>
        <w:bottom w:val="none" w:sz="0" w:space="0" w:color="auto"/>
        <w:right w:val="none" w:sz="0" w:space="0" w:color="auto"/>
      </w:divBdr>
    </w:div>
    <w:div w:id="1677415958">
      <w:bodyDiv w:val="1"/>
      <w:marLeft w:val="0"/>
      <w:marRight w:val="0"/>
      <w:marTop w:val="0"/>
      <w:marBottom w:val="0"/>
      <w:divBdr>
        <w:top w:val="none" w:sz="0" w:space="0" w:color="auto"/>
        <w:left w:val="none" w:sz="0" w:space="0" w:color="auto"/>
        <w:bottom w:val="none" w:sz="0" w:space="0" w:color="auto"/>
        <w:right w:val="none" w:sz="0" w:space="0" w:color="auto"/>
      </w:divBdr>
    </w:div>
    <w:div w:id="1689720691">
      <w:bodyDiv w:val="1"/>
      <w:marLeft w:val="0"/>
      <w:marRight w:val="0"/>
      <w:marTop w:val="0"/>
      <w:marBottom w:val="0"/>
      <w:divBdr>
        <w:top w:val="none" w:sz="0" w:space="0" w:color="auto"/>
        <w:left w:val="none" w:sz="0" w:space="0" w:color="auto"/>
        <w:bottom w:val="none" w:sz="0" w:space="0" w:color="auto"/>
        <w:right w:val="none" w:sz="0" w:space="0" w:color="auto"/>
      </w:divBdr>
    </w:div>
    <w:div w:id="1691762285">
      <w:bodyDiv w:val="1"/>
      <w:marLeft w:val="0"/>
      <w:marRight w:val="0"/>
      <w:marTop w:val="0"/>
      <w:marBottom w:val="0"/>
      <w:divBdr>
        <w:top w:val="none" w:sz="0" w:space="0" w:color="auto"/>
        <w:left w:val="none" w:sz="0" w:space="0" w:color="auto"/>
        <w:bottom w:val="none" w:sz="0" w:space="0" w:color="auto"/>
        <w:right w:val="none" w:sz="0" w:space="0" w:color="auto"/>
      </w:divBdr>
    </w:div>
    <w:div w:id="1750351287">
      <w:bodyDiv w:val="1"/>
      <w:marLeft w:val="0"/>
      <w:marRight w:val="0"/>
      <w:marTop w:val="0"/>
      <w:marBottom w:val="0"/>
      <w:divBdr>
        <w:top w:val="none" w:sz="0" w:space="0" w:color="auto"/>
        <w:left w:val="none" w:sz="0" w:space="0" w:color="auto"/>
        <w:bottom w:val="none" w:sz="0" w:space="0" w:color="auto"/>
        <w:right w:val="none" w:sz="0" w:space="0" w:color="auto"/>
      </w:divBdr>
    </w:div>
    <w:div w:id="1789856234">
      <w:bodyDiv w:val="1"/>
      <w:marLeft w:val="0"/>
      <w:marRight w:val="0"/>
      <w:marTop w:val="0"/>
      <w:marBottom w:val="0"/>
      <w:divBdr>
        <w:top w:val="none" w:sz="0" w:space="0" w:color="auto"/>
        <w:left w:val="none" w:sz="0" w:space="0" w:color="auto"/>
        <w:bottom w:val="none" w:sz="0" w:space="0" w:color="auto"/>
        <w:right w:val="none" w:sz="0" w:space="0" w:color="auto"/>
      </w:divBdr>
    </w:div>
    <w:div w:id="1797605482">
      <w:bodyDiv w:val="1"/>
      <w:marLeft w:val="0"/>
      <w:marRight w:val="0"/>
      <w:marTop w:val="0"/>
      <w:marBottom w:val="0"/>
      <w:divBdr>
        <w:top w:val="none" w:sz="0" w:space="0" w:color="auto"/>
        <w:left w:val="none" w:sz="0" w:space="0" w:color="auto"/>
        <w:bottom w:val="none" w:sz="0" w:space="0" w:color="auto"/>
        <w:right w:val="none" w:sz="0" w:space="0" w:color="auto"/>
      </w:divBdr>
    </w:div>
    <w:div w:id="1800344845">
      <w:bodyDiv w:val="1"/>
      <w:marLeft w:val="0"/>
      <w:marRight w:val="0"/>
      <w:marTop w:val="0"/>
      <w:marBottom w:val="0"/>
      <w:divBdr>
        <w:top w:val="none" w:sz="0" w:space="0" w:color="auto"/>
        <w:left w:val="none" w:sz="0" w:space="0" w:color="auto"/>
        <w:bottom w:val="none" w:sz="0" w:space="0" w:color="auto"/>
        <w:right w:val="none" w:sz="0" w:space="0" w:color="auto"/>
      </w:divBdr>
    </w:div>
    <w:div w:id="1817378836">
      <w:bodyDiv w:val="1"/>
      <w:marLeft w:val="0"/>
      <w:marRight w:val="0"/>
      <w:marTop w:val="0"/>
      <w:marBottom w:val="0"/>
      <w:divBdr>
        <w:top w:val="none" w:sz="0" w:space="0" w:color="auto"/>
        <w:left w:val="none" w:sz="0" w:space="0" w:color="auto"/>
        <w:bottom w:val="none" w:sz="0" w:space="0" w:color="auto"/>
        <w:right w:val="none" w:sz="0" w:space="0" w:color="auto"/>
      </w:divBdr>
    </w:div>
    <w:div w:id="1867328533">
      <w:bodyDiv w:val="1"/>
      <w:marLeft w:val="0"/>
      <w:marRight w:val="0"/>
      <w:marTop w:val="0"/>
      <w:marBottom w:val="0"/>
      <w:divBdr>
        <w:top w:val="none" w:sz="0" w:space="0" w:color="auto"/>
        <w:left w:val="none" w:sz="0" w:space="0" w:color="auto"/>
        <w:bottom w:val="none" w:sz="0" w:space="0" w:color="auto"/>
        <w:right w:val="none" w:sz="0" w:space="0" w:color="auto"/>
      </w:divBdr>
    </w:div>
    <w:div w:id="1868252984">
      <w:bodyDiv w:val="1"/>
      <w:marLeft w:val="0"/>
      <w:marRight w:val="0"/>
      <w:marTop w:val="0"/>
      <w:marBottom w:val="0"/>
      <w:divBdr>
        <w:top w:val="none" w:sz="0" w:space="0" w:color="auto"/>
        <w:left w:val="none" w:sz="0" w:space="0" w:color="auto"/>
        <w:bottom w:val="none" w:sz="0" w:space="0" w:color="auto"/>
        <w:right w:val="none" w:sz="0" w:space="0" w:color="auto"/>
      </w:divBdr>
    </w:div>
    <w:div w:id="1930191404">
      <w:bodyDiv w:val="1"/>
      <w:marLeft w:val="0"/>
      <w:marRight w:val="0"/>
      <w:marTop w:val="0"/>
      <w:marBottom w:val="0"/>
      <w:divBdr>
        <w:top w:val="none" w:sz="0" w:space="0" w:color="auto"/>
        <w:left w:val="none" w:sz="0" w:space="0" w:color="auto"/>
        <w:bottom w:val="none" w:sz="0" w:space="0" w:color="auto"/>
        <w:right w:val="none" w:sz="0" w:space="0" w:color="auto"/>
      </w:divBdr>
    </w:div>
    <w:div w:id="1947493505">
      <w:bodyDiv w:val="1"/>
      <w:marLeft w:val="0"/>
      <w:marRight w:val="0"/>
      <w:marTop w:val="0"/>
      <w:marBottom w:val="0"/>
      <w:divBdr>
        <w:top w:val="none" w:sz="0" w:space="0" w:color="auto"/>
        <w:left w:val="none" w:sz="0" w:space="0" w:color="auto"/>
        <w:bottom w:val="none" w:sz="0" w:space="0" w:color="auto"/>
        <w:right w:val="none" w:sz="0" w:space="0" w:color="auto"/>
      </w:divBdr>
    </w:div>
    <w:div w:id="1959414298">
      <w:bodyDiv w:val="1"/>
      <w:marLeft w:val="0"/>
      <w:marRight w:val="0"/>
      <w:marTop w:val="0"/>
      <w:marBottom w:val="0"/>
      <w:divBdr>
        <w:top w:val="none" w:sz="0" w:space="0" w:color="auto"/>
        <w:left w:val="none" w:sz="0" w:space="0" w:color="auto"/>
        <w:bottom w:val="none" w:sz="0" w:space="0" w:color="auto"/>
        <w:right w:val="none" w:sz="0" w:space="0" w:color="auto"/>
      </w:divBdr>
    </w:div>
    <w:div w:id="1991902119">
      <w:bodyDiv w:val="1"/>
      <w:marLeft w:val="0"/>
      <w:marRight w:val="0"/>
      <w:marTop w:val="0"/>
      <w:marBottom w:val="0"/>
      <w:divBdr>
        <w:top w:val="none" w:sz="0" w:space="0" w:color="auto"/>
        <w:left w:val="none" w:sz="0" w:space="0" w:color="auto"/>
        <w:bottom w:val="none" w:sz="0" w:space="0" w:color="auto"/>
        <w:right w:val="none" w:sz="0" w:space="0" w:color="auto"/>
      </w:divBdr>
    </w:div>
    <w:div w:id="2022966810">
      <w:bodyDiv w:val="1"/>
      <w:marLeft w:val="0"/>
      <w:marRight w:val="0"/>
      <w:marTop w:val="0"/>
      <w:marBottom w:val="0"/>
      <w:divBdr>
        <w:top w:val="none" w:sz="0" w:space="0" w:color="auto"/>
        <w:left w:val="none" w:sz="0" w:space="0" w:color="auto"/>
        <w:bottom w:val="none" w:sz="0" w:space="0" w:color="auto"/>
        <w:right w:val="none" w:sz="0" w:space="0" w:color="auto"/>
      </w:divBdr>
    </w:div>
    <w:div w:id="2123957811">
      <w:bodyDiv w:val="1"/>
      <w:marLeft w:val="0"/>
      <w:marRight w:val="0"/>
      <w:marTop w:val="0"/>
      <w:marBottom w:val="0"/>
      <w:divBdr>
        <w:top w:val="none" w:sz="0" w:space="0" w:color="auto"/>
        <w:left w:val="none" w:sz="0" w:space="0" w:color="auto"/>
        <w:bottom w:val="none" w:sz="0" w:space="0" w:color="auto"/>
        <w:right w:val="none" w:sz="0" w:space="0" w:color="auto"/>
      </w:divBdr>
    </w:div>
    <w:div w:id="213845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42"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8A67873F48A4127863415D0AF10C507"/>
        <w:category>
          <w:name w:val="General"/>
          <w:gallery w:val="placeholder"/>
        </w:category>
        <w:types>
          <w:type w:val="bbPlcHdr"/>
        </w:types>
        <w:behaviors>
          <w:behavior w:val="content"/>
        </w:behaviors>
        <w:guid w:val="{06DF057E-71B5-440F-9DD6-4FF6453C6CC1}"/>
      </w:docPartPr>
      <w:docPartBody>
        <w:p w:rsidR="00D13B43" w:rsidRDefault="00527BBE" w:rsidP="00527BBE">
          <w:pPr>
            <w:pStyle w:val="18A67873F48A4127863415D0AF10C507"/>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BE"/>
    <w:rsid w:val="0022799E"/>
    <w:rsid w:val="002C5C42"/>
    <w:rsid w:val="003D7B40"/>
    <w:rsid w:val="00410D71"/>
    <w:rsid w:val="00527BBE"/>
    <w:rsid w:val="005E2797"/>
    <w:rsid w:val="006D68B9"/>
    <w:rsid w:val="007A7019"/>
    <w:rsid w:val="008F6B29"/>
    <w:rsid w:val="00A12AC8"/>
    <w:rsid w:val="00B01951"/>
    <w:rsid w:val="00BA48D5"/>
    <w:rsid w:val="00BC32FD"/>
    <w:rsid w:val="00D13B43"/>
    <w:rsid w:val="00D8143A"/>
    <w:rsid w:val="00E22156"/>
    <w:rsid w:val="00F51EF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BB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7BBE"/>
    <w:rPr>
      <w:color w:val="808080"/>
    </w:rPr>
  </w:style>
  <w:style w:type="paragraph" w:customStyle="1" w:styleId="18A67873F48A4127863415D0AF10C507">
    <w:name w:val="18A67873F48A4127863415D0AF10C507"/>
    <w:rsid w:val="00527B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26T10:45:26.18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1325,'29'-89,"9"-26,-17 53,-2-1,-3-1,8-60,-23 120,0 0,0 1,0-1,0 0,0 1,-1-1,0 0,0 0,0 0,0 0,-1 1,1-1,-1 0,0 0,0 1,0-1,-1 1,1-1,-1 1,0-1,0 1,0 0,0 0,-1 0,1 0,-1 0,0 1,0-1,0 1,0 0,-3-2,5 4,1 0,-1-1,0 1,0 0,0 0,1 0,-1 0,0 1,0-1,0 0,1 0,-1 0,0 1,0-1,1 0,-1 1,0-1,1 0,-1 1,0-1,1 1,-1 0,0-1,1 1,-1-1,1 1,-1 0,1-1,0 1,-1 0,1-1,0 1,-1 0,1 0,0-1,0 1,-1 0,1 0,0 0,0-1,0 1,0 0,0 0,0 0,1-1,-1 1,0 0,0 0,1 0,-1-1,0 1,1 0,-1-1,0 1,1 0,0 0,27 40,-6-24,2-2,-1 0,2-2,0 0,0-2,16 4,-26-11,0 0,0 1,-1 0,0 2,0-1,0 2,-1-1,0 2,0 0,-1 1,0 0,-1 0,0 1,-1 1,0 0,0 0,-2 1,0 0,0 1,-1 0,5 14,-10-22,-1-1,0 0,0 1,0 0,0-1,-1 1,0-1,0 1,-1-1,0 1,0-1,0 1,0-1,-1 1,0-1,0 0,-1 0,1 0,-1 0,0 0,0-1,-1 1,1-1,-1 0,0 0,0 0,0-1,-4 3,-6 1</inkml:trace>
  <inkml:trace contextRef="#ctx0" brushRef="#br0" timeOffset="265.62">43 1517,'0'-4,"0"-8,0-9,0-8,36-148,98 70,20 44,-17 33</inkml:trace>
  <inkml:trace contextRef="#ctx0" brushRef="#br0" timeOffset="266.62">213 1539,'3'-56,"3"0,3 1,1 0,13-36,0-1,17-77,53-283,-98 363,3 88,-1 1,1-1,0 1,0 0,-1-1,1 1,0 1,0-1,-1 0,1 0,0 1,0-1,0 1,0 0,-1 0,1 0,0 0,0 0,1 0,-1 0,0 1,0-1,0 1,1-1,-1 1,1-1,-1 1,1 0,0 0,0 0,0 0,0 0,0 1,-3 4,0 0,0 0,1 1,0 0,1-1,-1 1,2 0,-1 0,1 1,0-1,1 0,0 0,0 0,1 1,0-1,0 0,1 0,0 0,0 0,1 0,0-1,1 1,-1-1,1 0,1 0,-1 0,1-1,1 1,-1-1,1 0,0-1,0 1,1-1,-1-1,1 1,8 3,107 68,-96-64,-1 2,-1 1,0 0,-1 2,-1 1,0 1,-2 1,0 0,-1 2,4 8,-20-26,0 1,-1-1,0 1,0 0,0 0,-1 0,0 0,0 0,0 0,0 1,-1-1,0 0,0 0,0 1,-1-1,0 0,0 0,0 0,0 0,-1 0,0 0,0 0,0 0,-1-1,1 1,-1-1,0 0,-1 0,1 0,-1 0,1 0,-1-1,-2 2,-10 8,-1 1,0-2,-1 0,0-1,-1-1,0-1,-14 5,31-13,0 1,0-1,-1 1,1-1,-1 0,1 0,-1 0,1 0,-1-1,0 1,1-1,-1 1,0-1,1 0,-1 0,0 0,0 0,1-1,-1 1,0-1,1 0,-1 1,1-1,-1 0,1-1,-1 1,1 0,0-1,0 1,-1-1,1 0,0 0,0 0,1 0,-1 0,0 0,1 0,-1 0,1-1,-1 0,-5-27,1 0,2 0,1 0,1-1,1 1,2 0,1-1,2 0,-4 28,2-22,0 1,1 0,1 0,2 1,0-1,2 1,0 1,2-1,0 1,10-14,-19 34,-1 0,1 0,0 0,0 1,0-1,0 0,0 1,0-1,1 1,-1-1,1 1,-1 0,1-1,-1 1,1 0,-1 0,1 0,0 0,0 0,0 1,-1-1,1 1,0-1,0 1,0-1,0 1,0 0,0 0,0 0,0 0,0 0,0 1,0-1,0 0,0 1,0 0,-1-1,1 1,0 0,0 0,-1 0,2 0,11 14,0-1,0 2,-1 0,-1 0,-1 1,0 1,-1 0,-1 1,22 34,133 185,-163-236,0 0,0 0,1 0,-1 0,1 0,-1 0,1 0,0 0,0-1,0 1,0-1,0 1,0-1,0 0,1 0,-1 0,0 0,1 0,-1 0,0-1,1 1,-1-1,1 0,-1 0,1 1,-1-2,1 1,-1 0,1 0,-1-1,1 0,2 0,6-12</inkml:trace>
  <inkml:trace contextRef="#ctx0" brushRef="#br0" timeOffset="267.62">954 755,'0'-7,"0"4,7 4,10 11,5 5,6 13,-1 6,2 3,-5 6,-6 3,-5-7</inkml:trace>
  <inkml:trace contextRef="#ctx0" brushRef="#br0" timeOffset="268.62">869 1094,'2'-8,"1"1,0 0,0 0,0 0,1 0,0 1,0 0,1-1,0 1,0 1,0-1,1 1,0 0,0 0,0 1,0-1,1 1,0 1,3-2,4-4,299-192,-301 192,-11 7,1 0,0-1,0 1,1 0,-1 0,0 0,1 0,-1 1,1-1,0 1,-1-1,1 1,0 0,0 0,0 0,0 0,0 1,0-1,0 1,0 0,0 0,0 0,0 0,0 0,0 1,0-1,0 1,0 0,0 0,0 0,115 130,-7-74,-107-56,-1 0,1-1,0 1,-1-1,1 0,0 0,-1 0,1 0,0 0,-1-1,1 0,-1 0,1 0,-1 0,1-1,-1 1,0-1,0 0,0 0,0 0,0 0,0 0,0-1,-1 1,1-1,-1 0,1 0,-1 0,0 0,-1 0,3-3,8-26</inkml:trace>
  <inkml:trace contextRef="#ctx0" brushRef="#br0" timeOffset="269.62">1271 417,'11'0,"7"0,8 0,-1 0</inkml:trace>
  <inkml:trace contextRef="#ctx0" brushRef="#br0" timeOffset="270.62">1483 247,'6'1,"0"1,0 0,-1 0,1 1,0 0,-1-1,0 2,0-1,0 1,0 0,0 0,-1 0,0 0,0 1,2 2,7 7,78 76,-54-49,3-2,1-2,1-1,2-2,1-3,31 16,-41-29,2-2,0-1,1-1,0-3,1-1,0-2,1-1,0-2,0-2,-21-3,0 0,1-1,-1-1,0 0,-1-2,1 0,-1-1,1-1,-2-1,1 0,-1-2,0 0,0 0,-1-2,-1 0,0-1,0 0,-1-1,11-14,49-80,-66 91,1 0,0 1,1 0,0 1,1 0,1 1,1 0,-1 1,2 0,0 1,0 1,16-9,-2 10</inkml:trace>
  <inkml:trace contextRef="#ctx0" brushRef="#br0" timeOffset="271.62">1440 2279,'0'0,"-1"0,1 0,-1 1,1-1,-1 0,1 1,-1-1,1 0,0 1,-1-1,1 0,0 1,-1-1,1 1,0-1,-1 0,1 1,0-1,0 1,0-1,-1 1,1-1,0 1,0-1,0 1,0-1,0 1,0-1,0 1,0-1,0 1,0-1,0 1,1-1,-1 1,0-1,0 1,0-1,1 1,-1-1,0 1,0-1,1 1,-1-1,0 0,1 1,-1-1,1 0,-1 1,0-1,1 0,-1 1,1-1,-1 0,1 0,-1 0,1 1,-1-1,1 0,-1 0,1 0,-1 0,1 0,-1 0,1 0,0 0,85-41,-66 28,161-121,-7-8,66-74,-155 137,158-142,409-368,200-108,-650 554,-157 118,-31 24,-17 13</inkml:trace>
  <inkml:trace contextRef="#ctx0" brushRef="#br0" timeOffset="272.62">2499 1729,'-1'-1,"0"1,0-1,1 1,-1-1,0 0,0 1,1-1,-1 0,0 0,1 0,-1 1,1-1,-1 0,1 0,0 0,-1 0,1 0,0 0,-1 0,1 0,0 0,0 0,0 0,0 0,0 0,0 0,0 0,0 0,1 0,-1 0,0 0,1 0,-1 0,0 1,1-1,-1 0,1 0,-1 0,1 0,0 0,-1 1,1-1,0 0,1-4,0-1,0 1,1 0,-1 0,1 0,0 0,1 1,-1-1,1 1,0 0,0 0,1 0,-1 0,1 1,-1 0,1 0,0 0,1 0,-1 1,0 0,1 0,-1 0,1 1,-1 0,1 0,0 0,-1 1,1 0,0 0,0 0,-1 1,1 0,0 0,-1 0,1 1,-1-1,1 1,-1 1,0-1,0 1,0 0,0 0,0 1,-1-1,0 1,1 0,-1 0,-1 0,1 1,-1-1,1 2,27 152,-30-157,-1 0,1-1,0 1,0 0,0-1,0 1,0-1,0 0,0 1,0-1,0 0,0 0,0 1,0-1,0 0,0 0,0 0,0 0,0 0,0-1,0 1,0 0,0 0,0-1,0 1,0 0,0-1,0 1,0-1,0 0,0 1,0-1,-1 0,1 1,0-1,-1 0,1 0,0 1,-1-1,1 0,-1 0,1 0,-1 0,1 0,-1 0,0 0,1 0,-1 0,0 0,0-1,2 0,153-190,-119 153</inkml:trace>
  <inkml:trace contextRef="#ctx0" brushRef="#br0" timeOffset="273.62">2880 1115,'-1'15,"0"1,1 0,0-1,2 1,-1-1,2 1,0-1,1 0,1 0,0 0,1 0,1-1,0 0,1-1,0 1,1-2,0 1,1-1,1 0,0-1,0-1,1 1,11 5,-13-9,0-1,1 0,0-1,0-1,0 1,1-2,-1 0,1 0,0-1,0 0,0-1,0 0,8-2,-21 2,-1-1,1 0,-1 0,0 0,1 0,-1 0,1 0,-1 0,0-1,1 1,-1 0,1-1,-1 0,1 1,-1-1,1 0,0 0,-1 1,1-1,0 0,0 0,0-1,-1 1,1 0,0 0,0 0,1-1,-1 1,0-1,0 1,1-1,-1 1,1-1,-1 1,1-1,-1 1,1-1,0 1,0-1,0 0,0 1,0-1,0 1,0-1,1 1,-1-1,1 0,-1 1,1-1,-1 1,1 0,0-1,0 1,0-1,0 1,0 0,0 0,0 0,0-1,0 1,0 0,1 0,-1 1,0-1,1 0,-1 0,1 1,-1-1,1 1,0-1,-9 0,0 0,-1 0,1 1,-1 0,1 0,0 1,-1 0,1 1,0-1,0 1,-1 1,2-1,-1 1,0 0,0 1,1 0,0 0,0 0,0 1,0 0,1 0,0 0,0 1,0-1,0 1,1 0,0 1,1-1,-1 1,-1 5,2 10</inkml:trace>
  <inkml:trace contextRef="#ctx0" brushRef="#br0" timeOffset="274.62">3113 925,'0'3,"11"17,10 18,9 17,7 14,4 10,3 5,0 0,-7-8,2-16,-3-19,-8-23,-8-15</inkml:trace>
  <inkml:trace contextRef="#ctx0" brushRef="#br0" timeOffset="275.62">3451 1263,'0'7,"4"10,11 9,11 0,9-4,-3-10,-6-14,-7-10,-15-17,-15-12,-13 2,-5 8,-10 8,-4 16,4 20,17 7,11 1</inkml:trace>
  <inkml:trace contextRef="#ctx0" brushRef="#br0" timeOffset="276.62">3663 1031,'-16'77,"22"3,-6-78,0 0,1 0,0 0,-1 0,1 0,0-1,0 1,0 0,0 0,0-1,1 1,-1 0,1-1,-1 1,1-1,-1 0,1 1,0-1,-1 0,1 0,0 0,0 0,0-1,0 1,0 0,0-1,0 1,0-1,0 0,0 0,0 0,0 0,0 0,0 0,0 0,0-1,0 1,1-1,4-3,-1-1,1 0,-1-1,0 1,0-1,-1 0,1-1,-1 1,-1-1,1 0,-1 0,-1-1,1 1,-1-1,0 0,-1 1,0-1,0-1,-1 1,0 0,0-6,13-141,-14 155,0 1,1-1,-1 0,1 0,-1 1,1-1,-1 0,1 0,-1 0,1 0,-1 0,1 0,-1 1,1-1,-1 0,1-1,-1 1,1 0,-1 0,1 0,-1 0,1 0,-1 0,1-1,-1 1,1 0,-1 0,1-1,-1 1,0 0,1-1,-1 1,1 0,-1-1,0 1,1-1,-1 1,0 0,0-1,1 1,-1-1,0 1,0-1,0 1,0-1,0 1,1-1,-1 1,0-1,0 1,0-1,0 1,0-1,-1 1,1-1,0 1,0-1,0 1,0-1,-1 1,14 8,-10-6,-1-1,1 0,-1 1,1-1,0 0,0-1,0 1,-1 0,1-1,0 0,0 0,0 0,0 0,0 0,0 0,-1-1,1 1,0-1,0 0,0 0,-1 0,1 0,0 0,-1-1,1 1,-1-1,0 0,0 1,1-1,-1 0,0 0,0-1,-1 1,1 0,0-1,-1 1,1-1,-1 0,36-111,-36 83,-2-1,-1 1,-1-1,-2 1,-1 0,-1 0,-8-17,5 13,76 115,159 200,-201-240</inkml:trace>
  <inkml:trace contextRef="#ctx0" brushRef="#br0" timeOffset="277.62">4002 819,'1'-20,"0"1,2-1,0 1,1 0,1 0,1 1,1-1,0 1,1 0,1 1,1 0,0 1,1-1,1 2,8-9,41-70,-32 166,-22-59,1-1,0 0,1 0,1-1,0 0,0-1,1 0,0 0,1-1,0-1,0 0,1-1,0 0,0-1,1 0,0-1,0-1,0 0,0-1,1 0,0-1,-1-1,1 0,0-1,4-1,16-10</inkml:trace>
  <inkml:trace contextRef="#ctx0" brushRef="#br0" timeOffset="278.62">4446 353,'0'0,"1"-1,-1 1,0 0,0 0,1 0,-1-1,0 1,0 0,1 0,-1-1,0 1,0 0,0-1,1 1,-1 0,0-1,0 1,0 0,0-1,0 1,0 0,0-1,0 1,0 0,26 28,-21-20,1 0,1 0,-1-1,1 1,0-1,1-1,0 0,0 0,0 0,1-1,0 0,0-1,0 0,0 0,1-1,-1 0,8 1,-13-6,0-1,0 1,0-1,-1 1,0-1,1 0,-1-1,0 1,0 0,-1-1,1 0,-1 0,0 1,0-1,0-1,0 1,-1 0,0 0,1-1,-2 1,1 0,0-1,-1 1,0-1,0 1,0-1,-1 1,1-1,-1 1,0 0,-2-5,-46-133,21 84,56 105,-14-11,-10-25,-1 0,1-1,1 1,-1-1,2 0,0 0,0 0,0-1,1 0,1 0,0-1,0 0,0-1,1 1,0-2,2 2,1-3,0 0,0-1,0-1,0 0,1-1,-1 0,1 0,0-2,-1 1,1-2,0 0,-1 0,1-1,-1 1,-8 0,0 1,0 0,0 0,0 0,0 0,0 0,0 1,0 0,0 0,0 0,0 0,0 1,0-1,0 1,-1 0,1 0,-1 1,0-1,1 1,-1-1,0 1,0 0,-1 0,1 1,-1-1,1 0,-1 1,0-1,0 1,-1 0,1 0,-1 0,0 0,0 0,0 0,0 0,-1 0,0 0,0 0,0 0,0 3,2 39,-1-1,-3 1,-2 0,-1-1,-3 1,-39 200,-37 70,-12 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Abo22</b:Tag>
    <b:SourceType>Report</b:SourceType>
    <b:Guid>{33ECDC3B-7447-464D-A7CF-4677409529E0}</b:Guid>
    <b:Title>Malware Detection Issues, Challenges, and Future Directions:</b:Title>
    <b:Year>2022</b:Year>
    <b:Publisher>MDPI</b:Publisher>
    <b:Author>
      <b:Author>
        <b:Corporate>Aboaoja, F.A.; Zainal, A.; Ghaleb, F.A.; Al-rimy, B.A.S.; Eisa, T.A.E.; Elnour, A.A.H.</b:Corporate>
      </b:Author>
    </b:Author>
    <b:RefOrder>1</b:RefOrder>
  </b:Source>
</b:Sources>
</file>

<file path=customXml/itemProps1.xml><?xml version="1.0" encoding="utf-8"?>
<ds:datastoreItem xmlns:ds="http://schemas.openxmlformats.org/officeDocument/2006/customXml" ds:itemID="{6BA06EE3-65AA-4D2A-93BB-DCAB115B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6394</Words>
  <Characters>36452</Characters>
  <Application>Microsoft Office Word</Application>
  <DocSecurity>2</DocSecurity>
  <Lines>303</Lines>
  <Paragraphs>85</Paragraphs>
  <ScaleCrop>false</ScaleCrop>
  <HeadingPairs>
    <vt:vector size="2" baseType="variant">
      <vt:variant>
        <vt:lpstr>Title</vt:lpstr>
      </vt:variant>
      <vt:variant>
        <vt:i4>1</vt:i4>
      </vt:variant>
    </vt:vector>
  </HeadingPairs>
  <TitlesOfParts>
    <vt:vector size="1" baseType="lpstr">
      <vt:lpstr>Malware Analysis</vt:lpstr>
    </vt:vector>
  </TitlesOfParts>
  <Company/>
  <LinksUpToDate>false</LinksUpToDate>
  <CharactersWithSpaces>42761</CharactersWithSpaces>
  <SharedDoc>false</SharedDoc>
  <HLinks>
    <vt:vector size="96" baseType="variant">
      <vt:variant>
        <vt:i4>5701652</vt:i4>
      </vt:variant>
      <vt:variant>
        <vt:i4>45</vt:i4>
      </vt:variant>
      <vt:variant>
        <vt:i4>0</vt:i4>
      </vt:variant>
      <vt:variant>
        <vt:i4>5</vt:i4>
      </vt:variant>
      <vt:variant>
        <vt:lpwstr/>
      </vt:variant>
      <vt:variant>
        <vt:lpwstr>ref2</vt:lpwstr>
      </vt:variant>
      <vt:variant>
        <vt:i4>5701652</vt:i4>
      </vt:variant>
      <vt:variant>
        <vt:i4>42</vt:i4>
      </vt:variant>
      <vt:variant>
        <vt:i4>0</vt:i4>
      </vt:variant>
      <vt:variant>
        <vt:i4>5</vt:i4>
      </vt:variant>
      <vt:variant>
        <vt:lpwstr/>
      </vt:variant>
      <vt:variant>
        <vt:lpwstr>ref2</vt:lpwstr>
      </vt:variant>
      <vt:variant>
        <vt:i4>5373972</vt:i4>
      </vt:variant>
      <vt:variant>
        <vt:i4>39</vt:i4>
      </vt:variant>
      <vt:variant>
        <vt:i4>0</vt:i4>
      </vt:variant>
      <vt:variant>
        <vt:i4>5</vt:i4>
      </vt:variant>
      <vt:variant>
        <vt:lpwstr/>
      </vt:variant>
      <vt:variant>
        <vt:lpwstr>ref7</vt:lpwstr>
      </vt:variant>
      <vt:variant>
        <vt:i4>5439508</vt:i4>
      </vt:variant>
      <vt:variant>
        <vt:i4>36</vt:i4>
      </vt:variant>
      <vt:variant>
        <vt:i4>0</vt:i4>
      </vt:variant>
      <vt:variant>
        <vt:i4>5</vt:i4>
      </vt:variant>
      <vt:variant>
        <vt:lpwstr/>
      </vt:variant>
      <vt:variant>
        <vt:lpwstr>ref6</vt:lpwstr>
      </vt:variant>
      <vt:variant>
        <vt:i4>5439508</vt:i4>
      </vt:variant>
      <vt:variant>
        <vt:i4>33</vt:i4>
      </vt:variant>
      <vt:variant>
        <vt:i4>0</vt:i4>
      </vt:variant>
      <vt:variant>
        <vt:i4>5</vt:i4>
      </vt:variant>
      <vt:variant>
        <vt:lpwstr/>
      </vt:variant>
      <vt:variant>
        <vt:lpwstr>ref6</vt:lpwstr>
      </vt:variant>
      <vt:variant>
        <vt:i4>5439508</vt:i4>
      </vt:variant>
      <vt:variant>
        <vt:i4>30</vt:i4>
      </vt:variant>
      <vt:variant>
        <vt:i4>0</vt:i4>
      </vt:variant>
      <vt:variant>
        <vt:i4>5</vt:i4>
      </vt:variant>
      <vt:variant>
        <vt:lpwstr/>
      </vt:variant>
      <vt:variant>
        <vt:lpwstr>ref6</vt:lpwstr>
      </vt:variant>
      <vt:variant>
        <vt:i4>5373972</vt:i4>
      </vt:variant>
      <vt:variant>
        <vt:i4>27</vt:i4>
      </vt:variant>
      <vt:variant>
        <vt:i4>0</vt:i4>
      </vt:variant>
      <vt:variant>
        <vt:i4>5</vt:i4>
      </vt:variant>
      <vt:variant>
        <vt:lpwstr/>
      </vt:variant>
      <vt:variant>
        <vt:lpwstr>ref7</vt:lpwstr>
      </vt:variant>
      <vt:variant>
        <vt:i4>5308436</vt:i4>
      </vt:variant>
      <vt:variant>
        <vt:i4>24</vt:i4>
      </vt:variant>
      <vt:variant>
        <vt:i4>0</vt:i4>
      </vt:variant>
      <vt:variant>
        <vt:i4>5</vt:i4>
      </vt:variant>
      <vt:variant>
        <vt:lpwstr/>
      </vt:variant>
      <vt:variant>
        <vt:lpwstr>ref4</vt:lpwstr>
      </vt:variant>
      <vt:variant>
        <vt:i4>5636116</vt:i4>
      </vt:variant>
      <vt:variant>
        <vt:i4>21</vt:i4>
      </vt:variant>
      <vt:variant>
        <vt:i4>0</vt:i4>
      </vt:variant>
      <vt:variant>
        <vt:i4>5</vt:i4>
      </vt:variant>
      <vt:variant>
        <vt:lpwstr/>
      </vt:variant>
      <vt:variant>
        <vt:lpwstr>ref3</vt:lpwstr>
      </vt:variant>
      <vt:variant>
        <vt:i4>5701652</vt:i4>
      </vt:variant>
      <vt:variant>
        <vt:i4>18</vt:i4>
      </vt:variant>
      <vt:variant>
        <vt:i4>0</vt:i4>
      </vt:variant>
      <vt:variant>
        <vt:i4>5</vt:i4>
      </vt:variant>
      <vt:variant>
        <vt:lpwstr/>
      </vt:variant>
      <vt:variant>
        <vt:lpwstr>ref2</vt:lpwstr>
      </vt:variant>
      <vt:variant>
        <vt:i4>5505044</vt:i4>
      </vt:variant>
      <vt:variant>
        <vt:i4>15</vt:i4>
      </vt:variant>
      <vt:variant>
        <vt:i4>0</vt:i4>
      </vt:variant>
      <vt:variant>
        <vt:i4>5</vt:i4>
      </vt:variant>
      <vt:variant>
        <vt:lpwstr/>
      </vt:variant>
      <vt:variant>
        <vt:lpwstr>ref1</vt:lpwstr>
      </vt:variant>
      <vt:variant>
        <vt:i4>3473517</vt:i4>
      </vt:variant>
      <vt:variant>
        <vt:i4>12</vt:i4>
      </vt:variant>
      <vt:variant>
        <vt:i4>0</vt:i4>
      </vt:variant>
      <vt:variant>
        <vt:i4>5</vt:i4>
      </vt:variant>
      <vt:variant>
        <vt:lpwstr/>
      </vt:variant>
      <vt:variant>
        <vt:lpwstr>reference3</vt:lpwstr>
      </vt:variant>
      <vt:variant>
        <vt:i4>5308436</vt:i4>
      </vt:variant>
      <vt:variant>
        <vt:i4>9</vt:i4>
      </vt:variant>
      <vt:variant>
        <vt:i4>0</vt:i4>
      </vt:variant>
      <vt:variant>
        <vt:i4>5</vt:i4>
      </vt:variant>
      <vt:variant>
        <vt:lpwstr/>
      </vt:variant>
      <vt:variant>
        <vt:lpwstr>ref4</vt:lpwstr>
      </vt:variant>
      <vt:variant>
        <vt:i4>5308436</vt:i4>
      </vt:variant>
      <vt:variant>
        <vt:i4>6</vt:i4>
      </vt:variant>
      <vt:variant>
        <vt:i4>0</vt:i4>
      </vt:variant>
      <vt:variant>
        <vt:i4>5</vt:i4>
      </vt:variant>
      <vt:variant>
        <vt:lpwstr/>
      </vt:variant>
      <vt:variant>
        <vt:lpwstr>ref4</vt:lpwstr>
      </vt:variant>
      <vt:variant>
        <vt:i4>5505044</vt:i4>
      </vt:variant>
      <vt:variant>
        <vt:i4>3</vt:i4>
      </vt:variant>
      <vt:variant>
        <vt:i4>0</vt:i4>
      </vt:variant>
      <vt:variant>
        <vt:i4>5</vt:i4>
      </vt:variant>
      <vt:variant>
        <vt:lpwstr/>
      </vt:variant>
      <vt:variant>
        <vt:lpwstr>ref1</vt:lpwstr>
      </vt:variant>
      <vt:variant>
        <vt:i4>3866678</vt:i4>
      </vt:variant>
      <vt:variant>
        <vt:i4>0</vt:i4>
      </vt:variant>
      <vt:variant>
        <vt:i4>0</vt:i4>
      </vt:variant>
      <vt:variant>
        <vt:i4>5</vt:i4>
      </vt:variant>
      <vt:variant>
        <vt:lpwstr>https://www.google.com/search?q=malicious+software&amp;rlz=1C1UEAD_enIN1063IN1063&amp;oq=malicious+soft&amp;gs_lcrp=EgZjaHJvbWUqDQgAEAAYgwEYsQMYgAQyDQgAEAAYgwEYsQMYgAQyBwgBEAAYgAQyBggCEEUYOTIHCAMQABiABDIHCAQQABiABDIHCAUQABiABDIHCAYQABiABDIHCAcQABiABDIHCAgQABiABDIHCAkQABiABKgCALACAA&amp;sourceid=chrome&amp;ie=UTF-8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dc:title>
  <dc:subject>A Project Report</dc:subject>
  <dc:creator>22BCY10020</dc:creator>
  <cp:keywords/>
  <dc:description/>
  <cp:lastModifiedBy>Kiran Kumar</cp:lastModifiedBy>
  <cp:revision>4</cp:revision>
  <cp:lastPrinted>2023-10-26T12:57:00Z</cp:lastPrinted>
  <dcterms:created xsi:type="dcterms:W3CDTF">2024-05-08T07:32:00Z</dcterms:created>
  <dcterms:modified xsi:type="dcterms:W3CDTF">2024-05-08T07:33:00Z</dcterms:modified>
</cp:coreProperties>
</file>